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6FBFD" w14:textId="77777777" w:rsidR="006E6E00" w:rsidRPr="001A3FCE" w:rsidRDefault="00AE1EAB" w:rsidP="00A404D1">
      <w:pPr>
        <w:pStyle w:val="Title"/>
        <w:jc w:val="center"/>
        <w:rPr>
          <w:rFonts w:ascii="Times New Roman" w:hAnsi="Times New Roman" w:cs="Times New Roman"/>
        </w:rPr>
      </w:pPr>
      <w:r w:rsidRPr="001A3FCE">
        <w:rPr>
          <w:rFonts w:ascii="Times New Roman" w:hAnsi="Times New Roman" w:cs="Times New Roman"/>
        </w:rPr>
        <w:t>Figures</w:t>
      </w:r>
      <w:r w:rsidR="00A404D1" w:rsidRPr="001A3FCE">
        <w:rPr>
          <w:rFonts w:ascii="Times New Roman" w:hAnsi="Times New Roman" w:cs="Times New Roman"/>
        </w:rPr>
        <w:t xml:space="preserve"> and</w:t>
      </w:r>
      <w:r w:rsidRPr="001A3FCE">
        <w:rPr>
          <w:rFonts w:ascii="Times New Roman" w:hAnsi="Times New Roman" w:cs="Times New Roman"/>
        </w:rPr>
        <w:t xml:space="preserve"> Tables for the paper</w:t>
      </w:r>
    </w:p>
    <w:p w14:paraId="3F0E027C" w14:textId="77777777" w:rsidR="00AE1EAB" w:rsidRPr="001A3FCE" w:rsidRDefault="00AE1EAB" w:rsidP="00AE1EAB">
      <w:pPr>
        <w:rPr>
          <w:rFonts w:ascii="Times New Roman" w:hAnsi="Times New Roman" w:cs="Times New Roman"/>
        </w:rPr>
      </w:pPr>
    </w:p>
    <w:p w14:paraId="17822644" w14:textId="77777777" w:rsidR="00AE1EAB" w:rsidRPr="001A3FCE" w:rsidRDefault="001A3FCE" w:rsidP="00AE1EAB">
      <w:pPr>
        <w:rPr>
          <w:rFonts w:ascii="Times New Roman" w:hAnsi="Times New Roman" w:cs="Times New Roman"/>
          <w:b/>
          <w:sz w:val="36"/>
        </w:rPr>
      </w:pPr>
      <w:r w:rsidRPr="001A3FCE">
        <w:rPr>
          <w:rFonts w:ascii="Times New Roman" w:hAnsi="Times New Roman" w:cs="Times New Roman"/>
          <w:b/>
          <w:sz w:val="36"/>
        </w:rPr>
        <w:t xml:space="preserve">Part 1. </w:t>
      </w:r>
      <w:r w:rsidR="00AE1EAB" w:rsidRPr="001A3FCE">
        <w:rPr>
          <w:rFonts w:ascii="Times New Roman" w:hAnsi="Times New Roman" w:cs="Times New Roman"/>
          <w:b/>
          <w:sz w:val="36"/>
        </w:rPr>
        <w:t>Tables</w:t>
      </w:r>
    </w:p>
    <w:p w14:paraId="7702C2A9" w14:textId="77777777" w:rsidR="001A3FCE" w:rsidRPr="001A3FCE" w:rsidRDefault="001A3FCE" w:rsidP="001A3FCE">
      <w:pPr>
        <w:rPr>
          <w:rFonts w:ascii="Times New Roman" w:hAnsi="Times New Roman" w:cs="Times New Roman"/>
        </w:rPr>
      </w:pPr>
    </w:p>
    <w:p w14:paraId="51F98041" w14:textId="77777777" w:rsidR="00A9461A" w:rsidRPr="00A9461A" w:rsidRDefault="00A9461A" w:rsidP="00A946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moveToRangeStart w:id="0" w:author="Junyan Li" w:date="2016-10-18T11:08:00Z" w:name="move464552225"/>
      <w:moveTo w:id="1" w:author="Junyan Li" w:date="2016-10-18T11:08:00Z">
        <w:r w:rsidRPr="00A9461A">
          <w:rPr>
            <w:rFonts w:ascii="Times New Roman" w:hAnsi="Times New Roman" w:cs="Times New Roman"/>
            <w:b/>
          </w:rPr>
          <w:t>Table 1.</w:t>
        </w:r>
      </w:moveTo>
    </w:p>
    <w:moveToRangeEnd w:id="0"/>
    <w:p w14:paraId="3FF2C3EE" w14:textId="4023BD60" w:rsidR="00AE1EAB" w:rsidRPr="001A3FCE" w:rsidRDefault="00A9461A" w:rsidP="00AE1E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commentRangeStart w:id="2"/>
      <w:ins w:id="3" w:author="Junyan Li" w:date="2016-10-18T11:06:00Z">
        <w:r>
          <w:rPr>
            <w:rFonts w:ascii="Times New Roman" w:hAnsi="Times New Roman" w:cs="Times New Roman"/>
            <w:b/>
          </w:rPr>
          <w:t xml:space="preserve">Numbers of </w:t>
        </w:r>
      </w:ins>
      <w:ins w:id="4" w:author="Junyan Li" w:date="2016-10-18T11:05:00Z">
        <w:r>
          <w:rPr>
            <w:rFonts w:ascii="Times New Roman" w:hAnsi="Times New Roman" w:cs="Times New Roman"/>
            <w:b/>
          </w:rPr>
          <w:t xml:space="preserve">annotated </w:t>
        </w:r>
      </w:ins>
      <w:proofErr w:type="spellStart"/>
      <w:r w:rsidR="00AE1EAB" w:rsidRPr="001A3FCE">
        <w:rPr>
          <w:rFonts w:ascii="Times New Roman" w:hAnsi="Times New Roman" w:cs="Times New Roman"/>
          <w:b/>
        </w:rPr>
        <w:t>miRNA</w:t>
      </w:r>
      <w:ins w:id="5" w:author="Junyan Li" w:date="2016-10-18T11:06:00Z">
        <w:r>
          <w:rPr>
            <w:rFonts w:ascii="Times New Roman" w:hAnsi="Times New Roman" w:cs="Times New Roman"/>
            <w:b/>
          </w:rPr>
          <w:t>s</w:t>
        </w:r>
      </w:ins>
      <w:del w:id="6" w:author="Junyan Li" w:date="2016-10-18T11:06:00Z">
        <w:r w:rsidR="00AE1EAB" w:rsidRPr="001A3FCE" w:rsidDel="00A9461A">
          <w:rPr>
            <w:rFonts w:ascii="Times New Roman" w:hAnsi="Times New Roman" w:cs="Times New Roman"/>
            <w:b/>
          </w:rPr>
          <w:delText xml:space="preserve"> number</w:delText>
        </w:r>
      </w:del>
      <w:r w:rsidR="00AE1EAB" w:rsidRPr="001A3FCE">
        <w:rPr>
          <w:rFonts w:ascii="Times New Roman" w:hAnsi="Times New Roman" w:cs="Times New Roman"/>
          <w:b/>
        </w:rPr>
        <w:t>s</w:t>
      </w:r>
      <w:proofErr w:type="spellEnd"/>
      <w:r w:rsidR="00AE1EAB" w:rsidRPr="001A3FCE">
        <w:rPr>
          <w:rFonts w:ascii="Times New Roman" w:hAnsi="Times New Roman" w:cs="Times New Roman"/>
          <w:b/>
        </w:rPr>
        <w:t xml:space="preserve"> and </w:t>
      </w:r>
      <w:ins w:id="7" w:author="Junyan Li" w:date="2016-10-18T11:06:00Z">
        <w:r>
          <w:rPr>
            <w:rFonts w:ascii="Times New Roman" w:hAnsi="Times New Roman" w:cs="Times New Roman"/>
            <w:b/>
          </w:rPr>
          <w:t>theirs</w:t>
        </w:r>
      </w:ins>
      <w:del w:id="8" w:author="Junyan Li" w:date="2016-10-18T11:06:00Z">
        <w:r w:rsidR="00AE1EAB" w:rsidRPr="001A3FCE" w:rsidDel="00A9461A">
          <w:rPr>
            <w:rFonts w:ascii="Times New Roman" w:hAnsi="Times New Roman" w:cs="Times New Roman"/>
            <w:b/>
          </w:rPr>
          <w:delText>its</w:delText>
        </w:r>
      </w:del>
      <w:r w:rsidR="00AE1EAB" w:rsidRPr="001A3FCE">
        <w:rPr>
          <w:rFonts w:ascii="Times New Roman" w:hAnsi="Times New Roman" w:cs="Times New Roman"/>
          <w:b/>
        </w:rPr>
        <w:t xml:space="preserve"> classification</w:t>
      </w:r>
      <w:ins w:id="9" w:author="Junyan Li" w:date="2016-10-18T11:18:00Z">
        <w:r w:rsidR="000450D5">
          <w:rPr>
            <w:rFonts w:ascii="Times New Roman" w:hAnsi="Times New Roman" w:cs="Times New Roman"/>
            <w:b/>
          </w:rPr>
          <w:t>s</w:t>
        </w:r>
      </w:ins>
      <w:ins w:id="10" w:author="Junyan Li" w:date="2016-10-18T11:04:00Z">
        <w:r w:rsidR="000450D5">
          <w:rPr>
            <w:rFonts w:ascii="Times New Roman" w:hAnsi="Times New Roman" w:cs="Times New Roman"/>
            <w:b/>
          </w:rPr>
          <w:t xml:space="preserve"> in </w:t>
        </w:r>
      </w:ins>
      <w:proofErr w:type="spellStart"/>
      <w:ins w:id="11" w:author="Junyan Li" w:date="2016-10-18T11:17:00Z">
        <w:r w:rsidR="000450D5">
          <w:rPr>
            <w:rFonts w:ascii="Times New Roman" w:hAnsi="Times New Roman" w:cs="Times New Roman"/>
            <w:b/>
          </w:rPr>
          <w:t>miRbase</w:t>
        </w:r>
        <w:proofErr w:type="spellEnd"/>
        <w:r w:rsidR="000450D5">
          <w:rPr>
            <w:rFonts w:ascii="Times New Roman" w:hAnsi="Times New Roman" w:cs="Times New Roman"/>
            <w:b/>
          </w:rPr>
          <w:t xml:space="preserve"> 21 </w:t>
        </w:r>
      </w:ins>
      <w:ins w:id="12" w:author="Junyan Li" w:date="2016-10-18T11:08:00Z">
        <w:r>
          <w:rPr>
            <w:rFonts w:ascii="Times New Roman" w:hAnsi="Times New Roman" w:cs="Times New Roman"/>
            <w:b/>
          </w:rPr>
          <w:t>. (</w:t>
        </w:r>
        <w:proofErr w:type="spellStart"/>
        <w:r>
          <w:rPr>
            <w:rFonts w:ascii="Times New Roman" w:hAnsi="Times New Roman" w:cs="Times New Roman"/>
            <w:b/>
          </w:rPr>
          <w:t>whih</w:t>
        </w:r>
        <w:proofErr w:type="spellEnd"/>
        <w:r>
          <w:rPr>
            <w:rFonts w:ascii="Times New Roman" w:hAnsi="Times New Roman" w:cs="Times New Roman"/>
            <w:b/>
          </w:rPr>
          <w:t xml:space="preserve"> MSU did you use for annotation?)</w:t>
        </w:r>
      </w:ins>
      <w:commentRangeEnd w:id="2"/>
      <w:ins w:id="13" w:author="Junyan Li" w:date="2016-10-18T12:02:00Z">
        <w:r w:rsidR="00426CBC">
          <w:rPr>
            <w:rStyle w:val="CommentReference"/>
          </w:rPr>
          <w:commentReference w:id="2"/>
        </w:r>
      </w:ins>
    </w:p>
    <w:p w14:paraId="5F536916" w14:textId="77777777" w:rsidR="00DC3E5B" w:rsidRPr="001A3FCE" w:rsidRDefault="00DC3E5B" w:rsidP="00DC3E5B">
      <w:pPr>
        <w:rPr>
          <w:rFonts w:ascii="Times New Roman" w:hAnsi="Times New Roman" w:cs="Times New Roman"/>
        </w:rPr>
      </w:pPr>
    </w:p>
    <w:p w14:paraId="1DF352DA" w14:textId="77777777" w:rsidR="00DC3E5B" w:rsidRPr="001A3FCE" w:rsidRDefault="00F30C3B" w:rsidP="001A3FCE">
      <w:pPr>
        <w:jc w:val="center"/>
        <w:rPr>
          <w:rFonts w:ascii="Times New Roman" w:hAnsi="Times New Roman" w:cs="Times New Roman"/>
        </w:rPr>
      </w:pPr>
      <w:r w:rsidRPr="00F30C3B">
        <w:rPr>
          <w:rFonts w:ascii="Times New Roman" w:hAnsi="Times New Roman" w:cs="Times New Roman"/>
          <w:noProof/>
        </w:rPr>
        <w:drawing>
          <wp:inline distT="0" distB="0" distL="0" distR="0" wp14:anchorId="4A0D3299" wp14:editId="775AE282">
            <wp:extent cx="2529045" cy="2356766"/>
            <wp:effectExtent l="0" t="0" r="1143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768" cy="24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DAA2" w14:textId="5E35D356" w:rsidR="00991F4C" w:rsidDel="00A9461A" w:rsidRDefault="00A07E91" w:rsidP="001A3FCE">
      <w:pPr>
        <w:ind w:left="720"/>
        <w:rPr>
          <w:rFonts w:ascii="Times New Roman" w:hAnsi="Times New Roman" w:cs="Times New Roman"/>
        </w:rPr>
      </w:pPr>
      <w:moveFromRangeStart w:id="14" w:author="Junyan Li" w:date="2016-10-18T11:08:00Z" w:name="move464552225"/>
      <w:moveFrom w:id="15" w:author="Junyan Li" w:date="2016-10-18T11:08:00Z">
        <w:r w:rsidDel="00A9461A">
          <w:rPr>
            <w:rFonts w:ascii="Times New Roman" w:hAnsi="Times New Roman" w:cs="Times New Roman"/>
            <w:b/>
          </w:rPr>
          <w:t>Table 1.</w:t>
        </w:r>
      </w:moveFrom>
    </w:p>
    <w:moveFromRangeEnd w:id="14"/>
    <w:p w14:paraId="1D8F004B" w14:textId="5883128B" w:rsidR="000450D5" w:rsidRDefault="006C069F" w:rsidP="001A3FCE">
      <w:pPr>
        <w:ind w:left="720"/>
        <w:rPr>
          <w:ins w:id="16" w:author="Junyan Li" w:date="2016-10-18T11:23:00Z"/>
          <w:rFonts w:ascii="Times New Roman" w:hAnsi="Times New Roman" w:cs="Times New Roman"/>
        </w:rPr>
      </w:pPr>
      <w:commentRangeStart w:id="17"/>
      <w:r>
        <w:rPr>
          <w:rFonts w:ascii="Times New Roman" w:hAnsi="Times New Roman" w:cs="Times New Roman"/>
        </w:rPr>
        <w:t xml:space="preserve">All </w:t>
      </w:r>
      <w:del w:id="18" w:author="Junyan Li" w:date="2016-10-18T11:07:00Z">
        <w:r w:rsidDel="00A9461A">
          <w:rPr>
            <w:rFonts w:ascii="Times New Roman" w:hAnsi="Times New Roman" w:cs="Times New Roman"/>
          </w:rPr>
          <w:delText xml:space="preserve">the </w:delText>
        </w:r>
      </w:del>
      <w:ins w:id="19" w:author="Junyan Li" w:date="2016-10-18T11:07:00Z">
        <w:r w:rsidR="00A9461A">
          <w:rPr>
            <w:rFonts w:ascii="Times New Roman" w:hAnsi="Times New Roman" w:cs="Times New Roman"/>
          </w:rPr>
          <w:t xml:space="preserve">information for the </w:t>
        </w:r>
      </w:ins>
      <w:r>
        <w:rPr>
          <w:rFonts w:ascii="Times New Roman" w:hAnsi="Times New Roman" w:cs="Times New Roman"/>
        </w:rPr>
        <w:t>miRNA</w:t>
      </w:r>
      <w:ins w:id="20" w:author="Junyan Li" w:date="2016-10-18T11:08:00Z">
        <w:r w:rsidR="00A9461A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</w:t>
      </w:r>
      <w:del w:id="21" w:author="Junyan Li" w:date="2016-10-18T11:08:00Z">
        <w:r w:rsidDel="00A9461A">
          <w:rPr>
            <w:rFonts w:ascii="Times New Roman" w:hAnsi="Times New Roman" w:cs="Times New Roman"/>
          </w:rPr>
          <w:delText xml:space="preserve">info </w:delText>
        </w:r>
      </w:del>
      <w:proofErr w:type="spellStart"/>
      <w:ins w:id="22" w:author="Junyan Li" w:date="2016-10-18T11:08:00Z">
        <w:r w:rsidR="00A9461A">
          <w:rPr>
            <w:rFonts w:ascii="Times New Roman" w:hAnsi="Times New Roman" w:cs="Times New Roman"/>
          </w:rPr>
          <w:t>was</w:t>
        </w:r>
      </w:ins>
      <w:del w:id="23" w:author="Junyan Li" w:date="2016-10-18T11:08:00Z">
        <w:r w:rsidDel="00A9461A">
          <w:rPr>
            <w:rFonts w:ascii="Times New Roman" w:hAnsi="Times New Roman" w:cs="Times New Roman"/>
          </w:rPr>
          <w:delText>i</w:delText>
        </w:r>
      </w:del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 xml:space="preserve"> </w:t>
      </w:r>
      <w:ins w:id="24" w:author="Junyan Li" w:date="2016-10-18T11:21:00Z">
        <w:r w:rsidR="000450D5">
          <w:rPr>
            <w:rFonts w:ascii="Times New Roman" w:hAnsi="Times New Roman" w:cs="Times New Roman"/>
          </w:rPr>
          <w:t xml:space="preserve">from </w:t>
        </w:r>
        <w:proofErr w:type="spellStart"/>
        <w:r w:rsidR="000450D5">
          <w:rPr>
            <w:rFonts w:ascii="Times New Roman" w:hAnsi="Times New Roman" w:cs="Times New Roman"/>
          </w:rPr>
          <w:t>miRBase</w:t>
        </w:r>
        <w:proofErr w:type="spellEnd"/>
        <w:r w:rsidR="000450D5">
          <w:rPr>
            <w:rFonts w:ascii="Times New Roman" w:hAnsi="Times New Roman" w:cs="Times New Roman"/>
          </w:rPr>
          <w:t xml:space="preserve"> 21 (</w:t>
        </w:r>
        <w:r w:rsidR="000450D5" w:rsidRPr="000450D5">
          <w:rPr>
            <w:rFonts w:ascii="Times New Roman" w:hAnsi="Times New Roman" w:cs="Times New Roman"/>
          </w:rPr>
          <w:t>http://www.mirbase.org/</w:t>
        </w:r>
        <w:r w:rsidR="000450D5">
          <w:rPr>
            <w:rFonts w:ascii="Times New Roman" w:hAnsi="Times New Roman" w:cs="Times New Roman"/>
          </w:rPr>
          <w:t xml:space="preserve">). </w:t>
        </w:r>
      </w:ins>
      <w:del w:id="25" w:author="Junyan Li" w:date="2016-10-18T11:21:00Z">
        <w:r w:rsidDel="000450D5">
          <w:rPr>
            <w:rFonts w:ascii="Times New Roman" w:hAnsi="Times New Roman" w:cs="Times New Roman"/>
          </w:rPr>
          <w:delText xml:space="preserve">collected from </w:delText>
        </w:r>
        <w:r w:rsidRPr="006C069F" w:rsidDel="000450D5">
          <w:rPr>
            <w:rFonts w:ascii="Times New Roman" w:hAnsi="Times New Roman" w:cs="Times New Roman"/>
            <w:i/>
            <w:u w:val="single"/>
          </w:rPr>
          <w:delText>miRBase.org</w:delText>
        </w:r>
        <w:r w:rsidDel="000450D5">
          <w:rPr>
            <w:rFonts w:ascii="Times New Roman" w:hAnsi="Times New Roman" w:cs="Times New Roman"/>
          </w:rPr>
          <w:delText xml:space="preserve">, but </w:delText>
        </w:r>
      </w:del>
      <w:proofErr w:type="spellStart"/>
      <w:ins w:id="26" w:author="Junyan Li" w:date="2016-10-18T11:23:00Z">
        <w:r w:rsidR="000450D5">
          <w:rPr>
            <w:rFonts w:ascii="Times New Roman" w:hAnsi="Times New Roman" w:cs="Times New Roman"/>
          </w:rPr>
          <w:t>Some</w:t>
        </w:r>
      </w:ins>
      <w:del w:id="27" w:author="Junyan Li" w:date="2016-10-18T11:21:00Z">
        <w:r w:rsidDel="000450D5">
          <w:rPr>
            <w:rFonts w:ascii="Times New Roman" w:hAnsi="Times New Roman" w:cs="Times New Roman"/>
          </w:rPr>
          <w:delText>n</w:delText>
        </w:r>
      </w:del>
      <w:del w:id="28" w:author="Junyan Li" w:date="2016-10-18T11:23:00Z">
        <w:r w:rsidDel="000450D5">
          <w:rPr>
            <w:rFonts w:ascii="Times New Roman" w:hAnsi="Times New Roman" w:cs="Times New Roman"/>
          </w:rPr>
          <w:delText xml:space="preserve">ot all </w:delText>
        </w:r>
      </w:del>
      <w:r>
        <w:rPr>
          <w:rFonts w:ascii="Times New Roman" w:hAnsi="Times New Roman" w:cs="Times New Roman"/>
        </w:rPr>
        <w:t>miRNAs</w:t>
      </w:r>
      <w:proofErr w:type="spellEnd"/>
      <w:ins w:id="29" w:author="Junyan Li" w:date="2016-10-18T11:22:00Z">
        <w:r w:rsidR="000450D5">
          <w:rPr>
            <w:rFonts w:ascii="Times New Roman" w:hAnsi="Times New Roman" w:cs="Times New Roman"/>
          </w:rPr>
          <w:t>’</w:t>
        </w:r>
      </w:ins>
      <w:r>
        <w:rPr>
          <w:rFonts w:ascii="Times New Roman" w:hAnsi="Times New Roman" w:cs="Times New Roman"/>
        </w:rPr>
        <w:t xml:space="preserve"> </w:t>
      </w:r>
      <w:ins w:id="30" w:author="Junyan Li" w:date="2016-10-18T11:22:00Z">
        <w:r w:rsidR="000450D5">
          <w:rPr>
            <w:rFonts w:ascii="Times New Roman" w:hAnsi="Times New Roman" w:cs="Times New Roman"/>
          </w:rPr>
          <w:t xml:space="preserve">genome </w:t>
        </w:r>
      </w:ins>
      <w:proofErr w:type="spellStart"/>
      <w:ins w:id="31" w:author="Junyan Li" w:date="2016-10-18T11:23:00Z">
        <w:r w:rsidR="000450D5">
          <w:rPr>
            <w:rFonts w:ascii="Times New Roman" w:hAnsi="Times New Roman" w:cs="Times New Roman"/>
          </w:rPr>
          <w:t>coordinations</w:t>
        </w:r>
        <w:proofErr w:type="spellEnd"/>
        <w:r w:rsidR="000450D5">
          <w:rPr>
            <w:rFonts w:ascii="Times New Roman" w:hAnsi="Times New Roman" w:cs="Times New Roman"/>
          </w:rPr>
          <w:t xml:space="preserve"> are not provided in the database therefore were obtained by using BLAST.</w:t>
        </w:r>
      </w:ins>
    </w:p>
    <w:p w14:paraId="47B2AE1C" w14:textId="75A3876B" w:rsidR="00E306C1" w:rsidRDefault="006C069F" w:rsidP="001A3FCE">
      <w:pPr>
        <w:ind w:left="720"/>
        <w:rPr>
          <w:rFonts w:ascii="Times New Roman" w:hAnsi="Times New Roman" w:cs="Times New Roman"/>
        </w:rPr>
      </w:pPr>
      <w:del w:id="32" w:author="Junyan Li" w:date="2016-10-18T11:22:00Z">
        <w:r w:rsidDel="000450D5">
          <w:rPr>
            <w:rFonts w:ascii="Times New Roman" w:hAnsi="Times New Roman" w:cs="Times New Roman"/>
          </w:rPr>
          <w:delText xml:space="preserve">(include pre-miRNAs and mature miRNAs) resided </w:delText>
        </w:r>
      </w:del>
      <w:r>
        <w:rPr>
          <w:rFonts w:ascii="Times New Roman" w:hAnsi="Times New Roman" w:cs="Times New Roman"/>
        </w:rPr>
        <w:t xml:space="preserve">are provided </w:t>
      </w:r>
      <w:del w:id="33" w:author="Junyan Li" w:date="2016-10-18T11:22:00Z">
        <w:r w:rsidDel="000450D5">
          <w:rPr>
            <w:rFonts w:ascii="Times New Roman" w:hAnsi="Times New Roman" w:cs="Times New Roman"/>
          </w:rPr>
          <w:delText>with coordination in the genome. Some of the unprovided miRNAs’ coordination are gained with BLAST.</w:delText>
        </w:r>
      </w:del>
    </w:p>
    <w:commentRangeEnd w:id="17"/>
    <w:p w14:paraId="224D1838" w14:textId="77777777" w:rsidR="006C069F" w:rsidRDefault="000450D5" w:rsidP="001A3FCE">
      <w:pPr>
        <w:ind w:left="720"/>
        <w:rPr>
          <w:rFonts w:ascii="Times New Roman" w:hAnsi="Times New Roman" w:cs="Times New Roman"/>
        </w:rPr>
      </w:pPr>
      <w:r>
        <w:rPr>
          <w:rStyle w:val="CommentReference"/>
        </w:rPr>
        <w:commentReference w:id="17"/>
      </w:r>
    </w:p>
    <w:p w14:paraId="1ABE3137" w14:textId="1BEA54F8" w:rsidR="00F30C3B" w:rsidRDefault="00E306C1" w:rsidP="001A3FC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commentRangeStart w:id="34"/>
      <w:r w:rsidR="001A3FCE" w:rsidRPr="001A3FCE">
        <w:rPr>
          <w:rFonts w:ascii="Times New Roman" w:hAnsi="Times New Roman" w:cs="Times New Roman"/>
        </w:rPr>
        <w:t>There ar</w:t>
      </w:r>
      <w:r w:rsidR="001A3FCE">
        <w:rPr>
          <w:rFonts w:ascii="Times New Roman" w:hAnsi="Times New Roman" w:cs="Times New Roman"/>
        </w:rPr>
        <w:t xml:space="preserve">e 592 </w:t>
      </w:r>
      <w:ins w:id="35" w:author="Junyan Li" w:date="2016-10-22T21:37:00Z">
        <w:r w:rsidR="003811F4">
          <w:rPr>
            <w:rFonts w:ascii="Times New Roman" w:hAnsi="Times New Roman" w:cs="Times New Roman"/>
          </w:rPr>
          <w:t xml:space="preserve">rice </w:t>
        </w:r>
      </w:ins>
      <w:r w:rsidR="001A3FCE">
        <w:rPr>
          <w:rFonts w:ascii="Times New Roman" w:hAnsi="Times New Roman" w:cs="Times New Roman"/>
        </w:rPr>
        <w:t>pre-miRNAs along with 713</w:t>
      </w:r>
      <w:r w:rsidR="001A3FCE" w:rsidRPr="001A3FCE">
        <w:rPr>
          <w:rFonts w:ascii="Times New Roman" w:hAnsi="Times New Roman" w:cs="Times New Roman"/>
        </w:rPr>
        <w:t xml:space="preserve"> mature miRNAs </w:t>
      </w:r>
      <w:proofErr w:type="spellStart"/>
      <w:ins w:id="36" w:author="Junyan Li" w:date="2016-10-22T21:36:00Z">
        <w:r w:rsidR="003811F4">
          <w:rPr>
            <w:rFonts w:ascii="Times New Roman" w:hAnsi="Times New Roman" w:cs="Times New Roman"/>
          </w:rPr>
          <w:t>documented</w:t>
        </w:r>
      </w:ins>
      <w:del w:id="37" w:author="Junyan Li" w:date="2016-10-22T21:36:00Z">
        <w:r w:rsidR="001A3FCE" w:rsidRPr="001A3FCE" w:rsidDel="003811F4">
          <w:rPr>
            <w:rFonts w:ascii="Times New Roman" w:hAnsi="Times New Roman" w:cs="Times New Roman"/>
          </w:rPr>
          <w:delText xml:space="preserve">resided </w:delText>
        </w:r>
      </w:del>
      <w:r w:rsidR="001A3FCE" w:rsidRPr="001A3FCE">
        <w:rPr>
          <w:rFonts w:ascii="Times New Roman" w:hAnsi="Times New Roman" w:cs="Times New Roman"/>
        </w:rPr>
        <w:t>in</w:t>
      </w:r>
      <w:proofErr w:type="spellEnd"/>
      <w:r w:rsidR="001A3FCE" w:rsidRPr="001A3FCE">
        <w:rPr>
          <w:rFonts w:ascii="Times New Roman" w:hAnsi="Times New Roman" w:cs="Times New Roman"/>
        </w:rPr>
        <w:t xml:space="preserve"> </w:t>
      </w:r>
      <w:r w:rsidR="001A3FCE" w:rsidRPr="001A3FCE">
        <w:rPr>
          <w:rFonts w:ascii="Times New Roman" w:hAnsi="Times New Roman" w:cs="Times New Roman"/>
          <w:i/>
          <w:u w:val="single"/>
        </w:rPr>
        <w:t>miRBase</w:t>
      </w:r>
      <w:ins w:id="38" w:author="Thomas Huang" w:date="2016-10-28T11:42:00Z">
        <w:r w:rsidR="00A42D26">
          <w:rPr>
            <w:rFonts w:ascii="Times New Roman" w:hAnsi="Times New Roman" w:cs="Times New Roman"/>
            <w:i/>
            <w:u w:val="single"/>
          </w:rPr>
          <w:t>.org</w:t>
        </w:r>
      </w:ins>
      <w:del w:id="39" w:author="Junyan Li" w:date="2016-10-22T21:36:00Z">
        <w:r w:rsidR="001A3FCE" w:rsidRPr="001A3FCE" w:rsidDel="003811F4">
          <w:rPr>
            <w:rFonts w:ascii="Times New Roman" w:hAnsi="Times New Roman" w:cs="Times New Roman"/>
            <w:i/>
            <w:u w:val="single"/>
          </w:rPr>
          <w:delText>.org</w:delText>
        </w:r>
      </w:del>
      <w:r w:rsidR="001A3FCE">
        <w:rPr>
          <w:rFonts w:ascii="Times New Roman" w:hAnsi="Times New Roman" w:cs="Times New Roman"/>
        </w:rPr>
        <w:t xml:space="preserve"> in total</w:t>
      </w:r>
      <w:ins w:id="40" w:author="Junyan Li" w:date="2016-10-22T21:38:00Z">
        <w:r w:rsidR="003811F4">
          <w:rPr>
            <w:rFonts w:ascii="Times New Roman" w:hAnsi="Times New Roman" w:cs="Times New Roman"/>
          </w:rPr>
          <w:t>, where</w:t>
        </w:r>
      </w:ins>
      <w:ins w:id="41" w:author="Thomas Huang" w:date="2016-10-24T10:59:00Z">
        <w:r w:rsidR="00466F8D">
          <w:rPr>
            <w:rFonts w:ascii="Times New Roman" w:hAnsi="Times New Roman" w:cs="Times New Roman" w:hint="eastAsia"/>
          </w:rPr>
          <w:t xml:space="preserve"> </w:t>
        </w:r>
      </w:ins>
      <w:del w:id="42" w:author="Junyan Li" w:date="2016-10-22T21:38:00Z">
        <w:r w:rsidR="001A3FCE" w:rsidDel="003811F4">
          <w:rPr>
            <w:rFonts w:ascii="Times New Roman" w:hAnsi="Times New Roman" w:cs="Times New Roman"/>
          </w:rPr>
          <w:delText>.</w:delText>
        </w:r>
      </w:del>
      <w:del w:id="43" w:author="Junyan Li" w:date="2016-10-22T21:37:00Z">
        <w:r w:rsidR="001A3FCE" w:rsidDel="003811F4">
          <w:rPr>
            <w:rFonts w:ascii="Times New Roman" w:hAnsi="Times New Roman" w:cs="Times New Roman"/>
          </w:rPr>
          <w:delText xml:space="preserve"> And w</w:delText>
        </w:r>
      </w:del>
      <w:ins w:id="44" w:author="Junyan Li" w:date="2016-10-22T21:37:00Z">
        <w:r w:rsidR="003811F4">
          <w:rPr>
            <w:rFonts w:ascii="SimSun" w:eastAsia="SimSun" w:hAnsi="SimSun" w:cs="Times New Roman" w:hint="eastAsia"/>
          </w:rPr>
          <w:t>w</w:t>
        </w:r>
      </w:ins>
      <w:r w:rsidR="001A3FCE">
        <w:rPr>
          <w:rFonts w:ascii="Times New Roman" w:hAnsi="Times New Roman" w:cs="Times New Roman"/>
        </w:rPr>
        <w:t>e</w:t>
      </w:r>
      <w:del w:id="45" w:author="Junyan Li" w:date="2016-10-22T21:37:00Z">
        <w:r w:rsidR="001A3FCE" w:rsidDel="003811F4">
          <w:rPr>
            <w:rFonts w:ascii="Times New Roman" w:hAnsi="Times New Roman" w:cs="Times New Roman"/>
          </w:rPr>
          <w:delText xml:space="preserve"> have</w:delText>
        </w:r>
      </w:del>
      <w:r w:rsidR="001A3FCE">
        <w:rPr>
          <w:rFonts w:ascii="Times New Roman" w:hAnsi="Times New Roman" w:cs="Times New Roman"/>
        </w:rPr>
        <w:t xml:space="preserve"> </w:t>
      </w:r>
      <w:ins w:id="46" w:author="Junyan Li" w:date="2016-10-22T21:37:00Z">
        <w:r w:rsidR="003811F4">
          <w:rPr>
            <w:rFonts w:ascii="Times New Roman" w:hAnsi="Times New Roman" w:cs="Times New Roman"/>
          </w:rPr>
          <w:t>obtained</w:t>
        </w:r>
      </w:ins>
      <w:del w:id="47" w:author="Junyan Li" w:date="2016-10-22T21:37:00Z">
        <w:r w:rsidR="001A3FCE" w:rsidDel="003811F4">
          <w:rPr>
            <w:rFonts w:ascii="Times New Roman" w:hAnsi="Times New Roman" w:cs="Times New Roman"/>
          </w:rPr>
          <w:delText>collected</w:delText>
        </w:r>
      </w:del>
      <w:r w:rsidR="001A3FCE">
        <w:rPr>
          <w:rFonts w:ascii="Times New Roman" w:hAnsi="Times New Roman" w:cs="Times New Roman"/>
        </w:rPr>
        <w:t xml:space="preserve"> the</w:t>
      </w:r>
      <w:ins w:id="48" w:author="Junyan Li" w:date="2016-10-22T21:37:00Z">
        <w:r w:rsidR="003811F4">
          <w:rPr>
            <w:rFonts w:ascii="Times New Roman" w:hAnsi="Times New Roman" w:cs="Times New Roman"/>
          </w:rPr>
          <w:t xml:space="preserve"> genome</w:t>
        </w:r>
      </w:ins>
      <w:r w:rsidR="001A3FCE">
        <w:rPr>
          <w:rFonts w:ascii="Times New Roman" w:hAnsi="Times New Roman" w:cs="Times New Roman"/>
        </w:rPr>
        <w:t xml:space="preserve"> coordination of 585 pre-miRNAs and 703 mature miRNAs</w:t>
      </w:r>
      <w:r w:rsidR="00F30C3B">
        <w:rPr>
          <w:rFonts w:ascii="Times New Roman" w:hAnsi="Times New Roman" w:cs="Times New Roman"/>
        </w:rPr>
        <w:t>.</w:t>
      </w:r>
    </w:p>
    <w:p w14:paraId="0D72D16B" w14:textId="4852649A" w:rsidR="001A3FCE" w:rsidRDefault="003811F4">
      <w:pPr>
        <w:rPr>
          <w:rFonts w:ascii="Times New Roman" w:hAnsi="Times New Roman" w:cs="Times New Roman"/>
        </w:rPr>
        <w:pPrChange w:id="49" w:author="Junyan Li" w:date="2016-10-22T21:41:00Z">
          <w:pPr>
            <w:ind w:left="720"/>
          </w:pPr>
        </w:pPrChange>
      </w:pPr>
      <w:ins w:id="50" w:author="Junyan Li" w:date="2016-10-22T21:41:00Z">
        <w:r>
          <w:rPr>
            <w:rFonts w:ascii="Times New Roman" w:hAnsi="Times New Roman" w:cs="Times New Roman"/>
          </w:rPr>
          <w:t>Among xxx miRNAs,</w:t>
        </w:r>
      </w:ins>
      <w:del w:id="51" w:author="Junyan Li" w:date="2016-10-22T21:41:00Z">
        <w:r w:rsidR="001A3FCE" w:rsidDel="003811F4">
          <w:rPr>
            <w:rFonts w:ascii="Times New Roman" w:hAnsi="Times New Roman" w:cs="Times New Roman"/>
          </w:rPr>
          <w:delText>After miRNA classification,</w:delText>
        </w:r>
      </w:del>
      <w:r w:rsidR="001A3FCE">
        <w:rPr>
          <w:rFonts w:ascii="Times New Roman" w:hAnsi="Times New Roman" w:cs="Times New Roman"/>
        </w:rPr>
        <w:t xml:space="preserve"> 191 </w:t>
      </w:r>
      <w:del w:id="52" w:author="Junyan Li" w:date="2016-10-22T21:41:00Z">
        <w:r w:rsidR="001A3FCE" w:rsidDel="003811F4">
          <w:rPr>
            <w:rFonts w:ascii="Times New Roman" w:hAnsi="Times New Roman" w:cs="Times New Roman"/>
          </w:rPr>
          <w:delText xml:space="preserve">of the total pre-miRNAs </w:delText>
        </w:r>
      </w:del>
      <w:r w:rsidR="001A3FCE">
        <w:rPr>
          <w:rFonts w:ascii="Times New Roman" w:hAnsi="Times New Roman" w:cs="Times New Roman"/>
        </w:rPr>
        <w:t>fall into the category of conserved</w:t>
      </w:r>
      <w:ins w:id="53" w:author="Thomas Huang" w:date="2016-10-28T11:42:00Z">
        <w:r w:rsidR="00A42D26">
          <w:rPr>
            <w:rFonts w:ascii="Times New Roman" w:hAnsi="Times New Roman" w:cs="Times New Roman"/>
          </w:rPr>
          <w:t xml:space="preserve"> </w:t>
        </w:r>
      </w:ins>
      <w:del w:id="54" w:author="Junyan Li" w:date="2016-10-22T21:41:00Z">
        <w:r w:rsidR="001A3FCE" w:rsidDel="003811F4">
          <w:rPr>
            <w:rFonts w:ascii="Times New Roman" w:hAnsi="Times New Roman" w:cs="Times New Roman"/>
          </w:rPr>
          <w:delText xml:space="preserve"> pre-</w:delText>
        </w:r>
      </w:del>
      <w:r w:rsidR="001A3FCE">
        <w:rPr>
          <w:rFonts w:ascii="Times New Roman" w:hAnsi="Times New Roman" w:cs="Times New Roman"/>
        </w:rPr>
        <w:t xml:space="preserve">miRNAs, </w:t>
      </w:r>
      <w:r w:rsidR="00F30C3B">
        <w:rPr>
          <w:rFonts w:ascii="Times New Roman" w:hAnsi="Times New Roman" w:cs="Times New Roman"/>
        </w:rPr>
        <w:t>all</w:t>
      </w:r>
      <w:r w:rsidR="001A3FCE">
        <w:rPr>
          <w:rFonts w:ascii="Times New Roman" w:hAnsi="Times New Roman" w:cs="Times New Roman"/>
        </w:rPr>
        <w:t xml:space="preserve"> of which </w:t>
      </w:r>
      <w:r w:rsidR="00F30C3B">
        <w:rPr>
          <w:rFonts w:ascii="Times New Roman" w:hAnsi="Times New Roman" w:cs="Times New Roman"/>
        </w:rPr>
        <w:t>have coordination info</w:t>
      </w:r>
      <w:ins w:id="55" w:author="Junyan Li" w:date="2016-10-22T21:42:00Z">
        <w:r>
          <w:rPr>
            <w:rFonts w:ascii="Times New Roman" w:hAnsi="Times New Roman" w:cs="Times New Roman"/>
          </w:rPr>
          <w:t>rmation</w:t>
        </w:r>
      </w:ins>
      <w:r w:rsidR="00F30C3B">
        <w:rPr>
          <w:rFonts w:ascii="Times New Roman" w:hAnsi="Times New Roman" w:cs="Times New Roman"/>
        </w:rPr>
        <w:t>; while the rest pre-miRNAs are non-conserved ones, out of which 394 miRNAs have coordination info. 220 of the total mature miRNAs are conserved miRNAs with their coordination info complete, while 493 of them are non-conserved mature mRNAs, out of which 483 miRNAs have coordination info.</w:t>
      </w:r>
      <w:r w:rsidR="00E306C1">
        <w:rPr>
          <w:rFonts w:ascii="Times New Roman" w:hAnsi="Times New Roman" w:cs="Times New Roman"/>
        </w:rPr>
        <w:t>)</w:t>
      </w:r>
      <w:commentRangeEnd w:id="34"/>
      <w:r w:rsidR="000450D5">
        <w:rPr>
          <w:rStyle w:val="CommentReference"/>
        </w:rPr>
        <w:commentReference w:id="34"/>
      </w:r>
    </w:p>
    <w:p w14:paraId="08D89F76" w14:textId="77777777" w:rsidR="00F30C3B" w:rsidRDefault="00F30C3B" w:rsidP="001A3FCE">
      <w:pPr>
        <w:ind w:left="720"/>
        <w:rPr>
          <w:rFonts w:ascii="Times New Roman" w:hAnsi="Times New Roman" w:cs="Times New Roman"/>
        </w:rPr>
      </w:pPr>
    </w:p>
    <w:p w14:paraId="796A1E12" w14:textId="73A103F1" w:rsidR="00F30C3B" w:rsidRPr="00CD7FE7" w:rsidRDefault="00983782" w:rsidP="00F30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commentRangeStart w:id="56"/>
      <w:r w:rsidRPr="00CD7FE7">
        <w:rPr>
          <w:rFonts w:ascii="Times New Roman" w:hAnsi="Times New Roman" w:cs="Times New Roman"/>
          <w:b/>
        </w:rPr>
        <w:t>Target genes of conserved miRNAs obtained</w:t>
      </w:r>
      <w:commentRangeEnd w:id="56"/>
      <w:r w:rsidR="0084648D">
        <w:rPr>
          <w:rStyle w:val="CommentReference"/>
        </w:rPr>
        <w:commentReference w:id="56"/>
      </w:r>
    </w:p>
    <w:p w14:paraId="0714A6E4" w14:textId="77777777" w:rsidR="00CD7FE7" w:rsidRDefault="00CD7FE7" w:rsidP="00CD7FE7">
      <w:pPr>
        <w:rPr>
          <w:rFonts w:ascii="Times New Roman" w:hAnsi="Times New Roman" w:cs="Times New Roman"/>
        </w:rPr>
      </w:pPr>
    </w:p>
    <w:p w14:paraId="711B8B9A" w14:textId="3A5BCA55" w:rsidR="00E54038" w:rsidRPr="00CD7FE7" w:rsidRDefault="006C069F" w:rsidP="00991F4C">
      <w:pPr>
        <w:jc w:val="center"/>
        <w:rPr>
          <w:rFonts w:ascii="Times New Roman" w:hAnsi="Times New Roman" w:cs="Times New Roman"/>
        </w:rPr>
      </w:pPr>
      <w:r w:rsidRPr="006C06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6DF6B1" wp14:editId="143BBD22">
            <wp:extent cx="2547078" cy="2017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3616" cy="20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208B" w14:textId="2EC35845" w:rsidR="00991F4C" w:rsidRPr="00991F4C" w:rsidRDefault="00991F4C" w:rsidP="00991F4C">
      <w:pPr>
        <w:ind w:left="720"/>
        <w:rPr>
          <w:rFonts w:ascii="Times New Roman" w:hAnsi="Times New Roman" w:cs="Times New Roman"/>
          <w:b/>
        </w:rPr>
      </w:pPr>
      <w:r w:rsidRPr="00991F4C">
        <w:rPr>
          <w:rFonts w:ascii="Times New Roman" w:hAnsi="Times New Roman" w:cs="Times New Roman"/>
          <w:b/>
        </w:rPr>
        <w:t xml:space="preserve">Table </w:t>
      </w:r>
      <w:r w:rsidR="00A07E91">
        <w:rPr>
          <w:rFonts w:ascii="Times New Roman" w:hAnsi="Times New Roman" w:cs="Times New Roman"/>
          <w:b/>
        </w:rPr>
        <w:t>2.</w:t>
      </w:r>
    </w:p>
    <w:p w14:paraId="254CE290" w14:textId="33A01F60" w:rsidR="006C069F" w:rsidRDefault="006C069F" w:rsidP="00991F4C">
      <w:pPr>
        <w:ind w:left="720"/>
        <w:rPr>
          <w:rFonts w:ascii="Times New Roman" w:hAnsi="Times New Roman" w:cs="Times New Roman"/>
        </w:rPr>
      </w:pPr>
      <w:commentRangeStart w:id="57"/>
      <w:r>
        <w:rPr>
          <w:rFonts w:ascii="Times New Roman" w:hAnsi="Times New Roman" w:cs="Times New Roman"/>
        </w:rPr>
        <w:t>Target genes are only for conserved miRNAs.</w:t>
      </w:r>
      <w:ins w:id="58" w:author="Junyan Li" w:date="2016-10-18T11:40:00Z">
        <w:r w:rsidR="0084648D">
          <w:rPr>
            <w:rFonts w:ascii="Times New Roman" w:hAnsi="Times New Roman" w:cs="Times New Roman"/>
          </w:rPr>
          <w:t xml:space="preserve"> How did you identify the target genes?</w:t>
        </w:r>
      </w:ins>
      <w:r>
        <w:rPr>
          <w:rFonts w:ascii="Times New Roman" w:hAnsi="Times New Roman" w:cs="Times New Roman"/>
        </w:rPr>
        <w:t xml:space="preserve"> And the </w:t>
      </w:r>
      <w:commentRangeStart w:id="59"/>
      <w:r>
        <w:rPr>
          <w:rFonts w:ascii="Times New Roman" w:hAnsi="Times New Roman" w:cs="Times New Roman"/>
        </w:rPr>
        <w:t>flanking regions</w:t>
      </w:r>
      <w:commentRangeEnd w:id="59"/>
      <w:r w:rsidR="0084648D">
        <w:rPr>
          <w:rStyle w:val="CommentReference"/>
        </w:rPr>
        <w:commentReference w:id="59"/>
      </w:r>
      <w:r>
        <w:rPr>
          <w:rFonts w:ascii="Times New Roman" w:hAnsi="Times New Roman" w:cs="Times New Roman"/>
        </w:rPr>
        <w:t xml:space="preserve"> are composed of miRNA binding site and its upstream and downstream ~100bp flanking regions.</w:t>
      </w:r>
      <w:commentRangeEnd w:id="57"/>
      <w:r w:rsidR="0084648D">
        <w:rPr>
          <w:rStyle w:val="CommentReference"/>
        </w:rPr>
        <w:commentReference w:id="57"/>
      </w:r>
    </w:p>
    <w:p w14:paraId="459F1CC2" w14:textId="77777777" w:rsidR="006C069F" w:rsidRDefault="006C069F" w:rsidP="00991F4C">
      <w:pPr>
        <w:ind w:left="720"/>
        <w:rPr>
          <w:rFonts w:ascii="Times New Roman" w:hAnsi="Times New Roman" w:cs="Times New Roman"/>
        </w:rPr>
      </w:pPr>
    </w:p>
    <w:p w14:paraId="50180E9A" w14:textId="119C853C" w:rsidR="00991F4C" w:rsidRDefault="006C069F" w:rsidP="00991F4C">
      <w:pPr>
        <w:ind w:left="720"/>
        <w:rPr>
          <w:rFonts w:ascii="Times New Roman" w:hAnsi="Times New Roman" w:cs="Times New Roman"/>
        </w:rPr>
      </w:pPr>
      <w:commentRangeStart w:id="60"/>
      <w:r>
        <w:rPr>
          <w:rFonts w:ascii="Times New Roman" w:hAnsi="Times New Roman" w:cs="Times New Roman"/>
        </w:rPr>
        <w:t>(</w:t>
      </w:r>
      <w:r w:rsidR="00991F4C">
        <w:rPr>
          <w:rFonts w:ascii="Times New Roman" w:hAnsi="Times New Roman" w:cs="Times New Roman"/>
        </w:rPr>
        <w:t>We obtain 823 target genes of 220 conserved miRNAs aided by online prediction tools and papers published.</w:t>
      </w:r>
    </w:p>
    <w:p w14:paraId="77109F2F" w14:textId="3CAFF6E2" w:rsidR="00AE1EAB" w:rsidRDefault="00991F4C" w:rsidP="00991F4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searching the 3K Rice SNP-Seek Database, we have found abundant SNPs in numerous types of genomic regions in question, including 7193 SNPs in pre-miRNAs, 1270 SNPs in mature miRNAs, 1169 SNPs in miRNA binding sites of the conserved miRNAs. In addition, we have searched SNPs for the ~100bp flanking regions of miRNA binding sites (include the binding sites), and the product is 9217 SNPs in total.</w:t>
      </w:r>
      <w:r w:rsidR="006C069F">
        <w:rPr>
          <w:rFonts w:ascii="Times New Roman" w:hAnsi="Times New Roman" w:cs="Times New Roman"/>
        </w:rPr>
        <w:t>)</w:t>
      </w:r>
      <w:commentRangeEnd w:id="60"/>
      <w:r w:rsidR="0084648D">
        <w:rPr>
          <w:rStyle w:val="CommentReference"/>
        </w:rPr>
        <w:commentReference w:id="60"/>
      </w:r>
    </w:p>
    <w:p w14:paraId="120BCC01" w14:textId="77777777" w:rsidR="00704576" w:rsidRPr="001A3FCE" w:rsidRDefault="00704576" w:rsidP="00704576">
      <w:pPr>
        <w:rPr>
          <w:rFonts w:ascii="Times New Roman" w:hAnsi="Times New Roman" w:cs="Times New Roman"/>
        </w:rPr>
      </w:pPr>
    </w:p>
    <w:p w14:paraId="53B7B7A6" w14:textId="348E59AE" w:rsidR="00AE1EAB" w:rsidRPr="002858FD" w:rsidRDefault="00FD56D4" w:rsidP="00FD5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commentRangeStart w:id="61"/>
      <w:r w:rsidRPr="002858FD">
        <w:rPr>
          <w:rFonts w:ascii="Times New Roman" w:hAnsi="Times New Roman" w:cs="Times New Roman"/>
          <w:b/>
        </w:rPr>
        <w:t>Basic info of combined haplotype patterns</w:t>
      </w:r>
      <w:commentRangeEnd w:id="61"/>
      <w:r w:rsidR="001E58B2">
        <w:rPr>
          <w:rStyle w:val="CommentReference"/>
        </w:rPr>
        <w:commentReference w:id="61"/>
      </w:r>
    </w:p>
    <w:p w14:paraId="2AC722CA" w14:textId="6D08C988" w:rsidR="00FD56D4" w:rsidRDefault="00D458F5" w:rsidP="00FD56D4">
      <w:pPr>
        <w:jc w:val="center"/>
        <w:rPr>
          <w:rFonts w:ascii="Times New Roman" w:hAnsi="Times New Roman" w:cs="Times New Roman"/>
        </w:rPr>
      </w:pPr>
      <w:bookmarkStart w:id="62" w:name="_GoBack"/>
      <w:r w:rsidRPr="00D458F5">
        <w:rPr>
          <w:rFonts w:ascii="Times New Roman" w:hAnsi="Times New Roman" w:cs="Times New Roman"/>
          <w:noProof/>
        </w:rPr>
        <w:drawing>
          <wp:inline distT="0" distB="0" distL="0" distR="0" wp14:anchorId="05284CFD" wp14:editId="7370359A">
            <wp:extent cx="1372601" cy="3132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4256" cy="31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20BC6702" w14:textId="77777777" w:rsidR="007365D0" w:rsidRDefault="007365D0" w:rsidP="00FD56D4">
      <w:pPr>
        <w:jc w:val="center"/>
        <w:rPr>
          <w:rFonts w:ascii="Times New Roman" w:hAnsi="Times New Roman" w:cs="Times New Roman"/>
        </w:rPr>
      </w:pPr>
    </w:p>
    <w:p w14:paraId="1B6C0073" w14:textId="76F9BBF8" w:rsidR="00B97A2E" w:rsidRDefault="00B97A2E" w:rsidP="00FD56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13E13" wp14:editId="3B860D63">
            <wp:extent cx="5111292" cy="3838707"/>
            <wp:effectExtent l="0" t="0" r="0" b="0"/>
            <wp:docPr id="5" name="Picture 5" descr="../GitHub/R/SNP_density_per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GitHub/R/SNP_density_percent.png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39" cy="38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A21B" w14:textId="37FAC7F8" w:rsidR="00FD56D4" w:rsidRPr="00991F4C" w:rsidRDefault="00A07E91" w:rsidP="00FD56D4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3</w:t>
      </w:r>
      <w:del w:id="63" w:author="Junyan Li" w:date="2016-10-22T21:46:00Z">
        <w:r w:rsidDel="0099068A">
          <w:rPr>
            <w:rFonts w:ascii="Times New Roman" w:hAnsi="Times New Roman" w:cs="Times New Roman"/>
            <w:b/>
          </w:rPr>
          <w:delText>.</w:delText>
        </w:r>
      </w:del>
    </w:p>
    <w:p w14:paraId="216B4573" w14:textId="2A42C98F" w:rsidR="006C069F" w:rsidRDefault="006C069F" w:rsidP="003264CB">
      <w:pPr>
        <w:ind w:left="720"/>
        <w:rPr>
          <w:rFonts w:ascii="Times New Roman" w:hAnsi="Times New Roman" w:cs="Times New Roman"/>
          <w:bCs/>
        </w:rPr>
      </w:pPr>
      <w:commentRangeStart w:id="64"/>
      <w:r>
        <w:rPr>
          <w:rFonts w:ascii="Times New Roman" w:hAnsi="Times New Roman" w:cs="Times New Roman"/>
          <w:bCs/>
        </w:rPr>
        <w:t xml:space="preserve">Length of combined pattern stands for the length of patterns of combined haplotype, </w:t>
      </w:r>
      <w:commentRangeEnd w:id="64"/>
      <w:r w:rsidR="0099068A">
        <w:rPr>
          <w:rStyle w:val="CommentReference"/>
        </w:rPr>
        <w:commentReference w:id="64"/>
      </w:r>
      <w:del w:id="65" w:author="Junyan Li" w:date="2016-10-22T21:49:00Z">
        <w:r w:rsidDel="0099068A">
          <w:rPr>
            <w:rFonts w:ascii="Times New Roman" w:hAnsi="Times New Roman" w:cs="Times New Roman"/>
            <w:bCs/>
          </w:rPr>
          <w:delText xml:space="preserve">to wit, </w:delText>
        </w:r>
      </w:del>
      <w:r>
        <w:rPr>
          <w:rFonts w:ascii="Times New Roman" w:hAnsi="Times New Roman" w:cs="Times New Roman"/>
          <w:bCs/>
        </w:rPr>
        <w:t>the number of SNPs of both mature miRNA and its binding site counterpart.</w:t>
      </w:r>
    </w:p>
    <w:p w14:paraId="2B540773" w14:textId="77777777" w:rsidR="006C069F" w:rsidRDefault="006C069F" w:rsidP="003264CB">
      <w:pPr>
        <w:ind w:left="720"/>
        <w:rPr>
          <w:rFonts w:ascii="Times New Roman" w:hAnsi="Times New Roman" w:cs="Times New Roman"/>
          <w:bCs/>
        </w:rPr>
      </w:pPr>
    </w:p>
    <w:p w14:paraId="434CA186" w14:textId="7E109CA3" w:rsidR="00D458F5" w:rsidRDefault="006C069F" w:rsidP="003264CB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(</w:t>
      </w:r>
      <w:r w:rsidR="00FD56D4" w:rsidRPr="00FD56D4">
        <w:rPr>
          <w:rFonts w:ascii="Times New Roman" w:hAnsi="Times New Roman" w:cs="Times New Roman"/>
          <w:bCs/>
        </w:rPr>
        <w:t xml:space="preserve">We have analyzed 180 </w:t>
      </w:r>
      <w:ins w:id="66" w:author="Junyan Li" w:date="2016-10-22T21:48:00Z">
        <w:r w:rsidR="0099068A">
          <w:rPr>
            <w:rFonts w:ascii="Times New Roman" w:hAnsi="Times New Roman" w:cs="Times New Roman"/>
            <w:bCs/>
          </w:rPr>
          <w:t xml:space="preserve">conserved </w:t>
        </w:r>
      </w:ins>
      <w:r w:rsidR="00FD56D4" w:rsidRPr="00FD56D4">
        <w:rPr>
          <w:rFonts w:ascii="Times New Roman" w:hAnsi="Times New Roman" w:cs="Times New Roman"/>
          <w:bCs/>
        </w:rPr>
        <w:t>miRNAs together with their 538</w:t>
      </w:r>
      <w:ins w:id="67" w:author="Junyan Li" w:date="2016-10-22T21:48:00Z">
        <w:r w:rsidR="0099068A">
          <w:rPr>
            <w:rFonts w:ascii="Times New Roman" w:hAnsi="Times New Roman" w:cs="Times New Roman"/>
            <w:bCs/>
          </w:rPr>
          <w:t xml:space="preserve"> predicted</w:t>
        </w:r>
      </w:ins>
      <w:r w:rsidR="00FD56D4" w:rsidRPr="00FD56D4">
        <w:rPr>
          <w:rFonts w:ascii="Times New Roman" w:hAnsi="Times New Roman" w:cs="Times New Roman"/>
          <w:bCs/>
        </w:rPr>
        <w:t xml:space="preserve"> target genes, and finally we obtained 28</w:t>
      </w:r>
      <w:ins w:id="68" w:author="Junyan Li" w:date="2016-10-22T21:48:00Z">
        <w:r w:rsidR="0099068A">
          <w:rPr>
            <w:rFonts w:ascii="Times New Roman" w:hAnsi="Times New Roman" w:cs="Times New Roman"/>
            <w:bCs/>
          </w:rPr>
          <w:t>,</w:t>
        </w:r>
      </w:ins>
      <w:r w:rsidR="00FD56D4" w:rsidRPr="00FD56D4">
        <w:rPr>
          <w:rFonts w:ascii="Times New Roman" w:hAnsi="Times New Roman" w:cs="Times New Roman"/>
          <w:bCs/>
        </w:rPr>
        <w:t>732 unique combined haplotype patterns</w:t>
      </w:r>
      <w:r w:rsidR="00D458F5">
        <w:rPr>
          <w:rFonts w:ascii="Times New Roman" w:hAnsi="Times New Roman" w:cs="Times New Roman"/>
          <w:bCs/>
        </w:rPr>
        <w:t>. And length of combined pattern stands for the length of patterns of combined haplotype, to wit, the number of SNPs of both mature miRNA and its binding site counterpart.</w:t>
      </w:r>
      <w:r>
        <w:rPr>
          <w:rFonts w:ascii="Times New Roman" w:hAnsi="Times New Roman" w:cs="Times New Roman"/>
          <w:bCs/>
        </w:rPr>
        <w:t>)</w:t>
      </w:r>
    </w:p>
    <w:p w14:paraId="65ACB962" w14:textId="77777777" w:rsidR="00A07E91" w:rsidRPr="00A07E91" w:rsidRDefault="00A07E91" w:rsidP="00A07E91">
      <w:pPr>
        <w:rPr>
          <w:rFonts w:ascii="Times New Roman" w:hAnsi="Times New Roman" w:cs="Times New Roman"/>
          <w:bCs/>
        </w:rPr>
      </w:pPr>
      <w:commentRangeStart w:id="69"/>
    </w:p>
    <w:p w14:paraId="2CCF53F3" w14:textId="62813A33" w:rsidR="00D93831" w:rsidRPr="002858FD" w:rsidRDefault="00D93831" w:rsidP="00D93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commentRangeStart w:id="70"/>
      <w:r w:rsidRPr="002858FD">
        <w:rPr>
          <w:rFonts w:ascii="Times New Roman" w:hAnsi="Times New Roman" w:cs="Times New Roman"/>
          <w:b/>
          <w:bCs/>
        </w:rPr>
        <w:t xml:space="preserve">Basic statistical info of 4 categories </w:t>
      </w:r>
      <w:r w:rsidR="00A07E91" w:rsidRPr="002858FD">
        <w:rPr>
          <w:rFonts w:ascii="Times New Roman" w:hAnsi="Times New Roman" w:cs="Times New Roman"/>
          <w:b/>
          <w:bCs/>
        </w:rPr>
        <w:t>of combined complementary patterns</w:t>
      </w:r>
      <w:commentRangeEnd w:id="69"/>
      <w:r w:rsidR="001E58B2">
        <w:rPr>
          <w:rStyle w:val="CommentReference"/>
        </w:rPr>
        <w:commentReference w:id="69"/>
      </w:r>
      <w:commentRangeEnd w:id="70"/>
      <w:r w:rsidR="0099068A">
        <w:rPr>
          <w:rStyle w:val="CommentReference"/>
        </w:rPr>
        <w:commentReference w:id="70"/>
      </w:r>
    </w:p>
    <w:p w14:paraId="4067A066" w14:textId="12FCF152" w:rsidR="00A07E91" w:rsidRDefault="00A07E91" w:rsidP="00A07E91">
      <w:pPr>
        <w:jc w:val="center"/>
        <w:rPr>
          <w:rFonts w:ascii="Times New Roman" w:hAnsi="Times New Roman" w:cs="Times New Roman"/>
          <w:bCs/>
        </w:rPr>
      </w:pPr>
      <w:r w:rsidRPr="00A07E91">
        <w:rPr>
          <w:rFonts w:ascii="Times New Roman" w:hAnsi="Times New Roman" w:cs="Times New Roman"/>
          <w:bCs/>
          <w:noProof/>
        </w:rPr>
        <w:drawing>
          <wp:inline distT="0" distB="0" distL="0" distR="0" wp14:anchorId="0CC28A31" wp14:editId="18BDAD46">
            <wp:extent cx="3277176" cy="11029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964" cy="11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661" w14:textId="58FFB889" w:rsidR="00A07E91" w:rsidRPr="00A07E91" w:rsidRDefault="00A07E91" w:rsidP="00A07E91">
      <w:pPr>
        <w:ind w:left="720"/>
        <w:rPr>
          <w:rFonts w:ascii="Times New Roman" w:hAnsi="Times New Roman" w:cs="Times New Roman"/>
          <w:b/>
          <w:bCs/>
        </w:rPr>
      </w:pPr>
      <w:r w:rsidRPr="00A07E91">
        <w:rPr>
          <w:rFonts w:ascii="Times New Roman" w:hAnsi="Times New Roman" w:cs="Times New Roman"/>
          <w:b/>
          <w:bCs/>
        </w:rPr>
        <w:t>Table 4.</w:t>
      </w:r>
    </w:p>
    <w:p w14:paraId="52DBE57C" w14:textId="149E756B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commentRangeStart w:id="71"/>
      <w:r>
        <w:rPr>
          <w:rFonts w:ascii="Times New Roman" w:hAnsi="Times New Roman" w:cs="Times New Roman"/>
          <w:bCs/>
        </w:rPr>
        <w:t>Second column is the number of combined complementary patterns that have site of the given category, and the third column is the total number of all sites that fall in</w:t>
      </w:r>
      <w:ins w:id="72" w:author="Junyan Li" w:date="2016-10-18T14:26:00Z">
        <w:r w:rsidR="009A312C">
          <w:rPr>
            <w:rFonts w:ascii="Times New Roman" w:hAnsi="Times New Roman" w:cs="Times New Roman"/>
            <w:bCs/>
          </w:rPr>
          <w:t>to</w:t>
        </w:r>
      </w:ins>
      <w:r>
        <w:rPr>
          <w:rFonts w:ascii="Times New Roman" w:hAnsi="Times New Roman" w:cs="Times New Roman"/>
          <w:bCs/>
        </w:rPr>
        <w:t xml:space="preserve"> the given category.</w:t>
      </w:r>
    </w:p>
    <w:p w14:paraId="7140C5BE" w14:textId="427D5BE6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Still mismatch: </w:t>
      </w:r>
      <w:r w:rsidRPr="00A07E91">
        <w:rPr>
          <w:rFonts w:ascii="Times New Roman" w:hAnsi="Times New Roman" w:cs="Times New Roman"/>
          <w:bCs/>
        </w:rPr>
        <w:t>after the point mutation</w:t>
      </w:r>
      <w:r>
        <w:rPr>
          <w:rFonts w:ascii="Times New Roman" w:hAnsi="Times New Roman" w:cs="Times New Roman"/>
          <w:bCs/>
        </w:rPr>
        <w:t>(s)</w:t>
      </w:r>
      <w:r w:rsidRPr="00A07E91">
        <w:rPr>
          <w:rFonts w:ascii="Times New Roman" w:hAnsi="Times New Roman" w:cs="Times New Roman"/>
          <w:bCs/>
        </w:rPr>
        <w:t>, the state of complementarity of the site remains mismatched</w:t>
      </w:r>
      <w:r>
        <w:rPr>
          <w:rFonts w:ascii="Times New Roman" w:hAnsi="Times New Roman" w:cs="Times New Roman"/>
          <w:bCs/>
        </w:rPr>
        <w:t>;</w:t>
      </w:r>
    </w:p>
    <w:p w14:paraId="2C040F51" w14:textId="251389B4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Mismatch to paired: </w:t>
      </w:r>
      <w:r w:rsidRPr="00A07E91">
        <w:rPr>
          <w:rFonts w:ascii="Times New Roman" w:hAnsi="Times New Roman" w:cs="Times New Roman"/>
          <w:bCs/>
        </w:rPr>
        <w:t>after the point mutation</w:t>
      </w:r>
      <w:r>
        <w:rPr>
          <w:rFonts w:ascii="Times New Roman" w:hAnsi="Times New Roman" w:cs="Times New Roman"/>
          <w:bCs/>
        </w:rPr>
        <w:t>(s)</w:t>
      </w:r>
      <w:r w:rsidRPr="00A07E91">
        <w:rPr>
          <w:rFonts w:ascii="Times New Roman" w:hAnsi="Times New Roman" w:cs="Times New Roman"/>
          <w:bCs/>
        </w:rPr>
        <w:t>, the state of complementarity of the site remains mismatched</w:t>
      </w:r>
      <w:r>
        <w:rPr>
          <w:rFonts w:ascii="Times New Roman" w:hAnsi="Times New Roman" w:cs="Times New Roman"/>
          <w:bCs/>
        </w:rPr>
        <w:t>;</w:t>
      </w:r>
    </w:p>
    <w:p w14:paraId="570008BB" w14:textId="0B2AD676" w:rsidR="00A07E91" w:rsidRDefault="00A07E91" w:rsidP="00A07E9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Paired to mismatch: </w:t>
      </w:r>
      <w:r w:rsidRPr="001163CB">
        <w:rPr>
          <w:rFonts w:ascii="Times New Roman" w:hAnsi="Times New Roman" w:cs="Times New Roman"/>
        </w:rPr>
        <w:t>the site turned mismatch after the point mutation</w:t>
      </w:r>
      <w:r>
        <w:rPr>
          <w:rFonts w:ascii="Times New Roman" w:hAnsi="Times New Roman" w:cs="Times New Roman"/>
        </w:rPr>
        <w:t>(s);</w:t>
      </w:r>
    </w:p>
    <w:p w14:paraId="5B9556AB" w14:textId="2CC94AAB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Still paired: </w:t>
      </w:r>
      <w:r w:rsidRPr="001163CB">
        <w:rPr>
          <w:rFonts w:ascii="Times New Roman" w:hAnsi="Times New Roman" w:cs="Times New Roman"/>
        </w:rPr>
        <w:t>the state of complementarity remains paired</w:t>
      </w:r>
      <w:r>
        <w:rPr>
          <w:rFonts w:ascii="Times New Roman" w:hAnsi="Times New Roman" w:cs="Times New Roman"/>
        </w:rPr>
        <w:t>.</w:t>
      </w:r>
      <w:commentRangeEnd w:id="71"/>
      <w:r w:rsidR="009A312C">
        <w:rPr>
          <w:rStyle w:val="CommentReference"/>
        </w:rPr>
        <w:commentReference w:id="71"/>
      </w:r>
    </w:p>
    <w:p w14:paraId="056908BC" w14:textId="77777777" w:rsidR="00A07E91" w:rsidRPr="00A07E91" w:rsidRDefault="00A07E91" w:rsidP="00A07E91">
      <w:pPr>
        <w:rPr>
          <w:rFonts w:ascii="Times New Roman" w:hAnsi="Times New Roman" w:cs="Times New Roman"/>
          <w:bCs/>
        </w:rPr>
      </w:pPr>
    </w:p>
    <w:p w14:paraId="665EB2D5" w14:textId="77777777" w:rsidR="007365D0" w:rsidRDefault="007365D0" w:rsidP="003264CB">
      <w:pPr>
        <w:ind w:left="720"/>
        <w:rPr>
          <w:rFonts w:ascii="Times New Roman" w:hAnsi="Times New Roman" w:cs="Times New Roman"/>
          <w:bCs/>
        </w:rPr>
      </w:pPr>
    </w:p>
    <w:p w14:paraId="202B6602" w14:textId="3603134D" w:rsidR="007365D0" w:rsidRPr="001A3FCE" w:rsidRDefault="007365D0" w:rsidP="007365D0">
      <w:pPr>
        <w:rPr>
          <w:rFonts w:ascii="Times New Roman" w:hAnsi="Times New Roman" w:cs="Times New Roman"/>
          <w:b/>
          <w:sz w:val="36"/>
        </w:rPr>
      </w:pPr>
      <w:r w:rsidRPr="001A3FCE">
        <w:rPr>
          <w:rFonts w:ascii="Times New Roman" w:hAnsi="Times New Roman" w:cs="Times New Roman"/>
          <w:b/>
          <w:sz w:val="36"/>
        </w:rPr>
        <w:t xml:space="preserve">Part </w:t>
      </w:r>
      <w:r>
        <w:rPr>
          <w:rFonts w:ascii="Times New Roman" w:hAnsi="Times New Roman" w:cs="Times New Roman"/>
          <w:b/>
          <w:sz w:val="36"/>
        </w:rPr>
        <w:t>2</w:t>
      </w:r>
      <w:r w:rsidRPr="001A3FCE">
        <w:rPr>
          <w:rFonts w:ascii="Times New Roman" w:hAnsi="Times New Roman" w:cs="Times New Roman"/>
          <w:b/>
          <w:sz w:val="36"/>
        </w:rPr>
        <w:t xml:space="preserve">. </w:t>
      </w:r>
      <w:r>
        <w:rPr>
          <w:rFonts w:ascii="Times New Roman" w:hAnsi="Times New Roman" w:cs="Times New Roman"/>
          <w:b/>
          <w:sz w:val="36"/>
        </w:rPr>
        <w:t>Figures</w:t>
      </w:r>
    </w:p>
    <w:p w14:paraId="6F782B65" w14:textId="77777777" w:rsidR="007365D0" w:rsidRPr="007365D0" w:rsidRDefault="007365D0" w:rsidP="007365D0">
      <w:pPr>
        <w:rPr>
          <w:rFonts w:ascii="Times New Roman" w:hAnsi="Times New Roman" w:cs="Times New Roman"/>
          <w:bCs/>
        </w:rPr>
      </w:pPr>
    </w:p>
    <w:p w14:paraId="59FF6FE4" w14:textId="1D85411B" w:rsidR="007365D0" w:rsidRPr="00D83B69" w:rsidRDefault="007365D0" w:rsidP="007365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figures</w:t>
      </w:r>
    </w:p>
    <w:p w14:paraId="1C0F99A0" w14:textId="45527B72" w:rsidR="007365D0" w:rsidRPr="00D83B69" w:rsidRDefault="007365D0" w:rsidP="007365D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commentRangeStart w:id="73"/>
      <w:r w:rsidRPr="00D83B69">
        <w:rPr>
          <w:rFonts w:ascii="Times New Roman" w:hAnsi="Times New Roman" w:cs="Times New Roman"/>
          <w:b/>
          <w:bCs/>
        </w:rPr>
        <w:t>Mature miRNA SNP distribution</w:t>
      </w:r>
      <w:commentRangeEnd w:id="73"/>
      <w:r w:rsidR="0099068A">
        <w:rPr>
          <w:rStyle w:val="CommentReference"/>
        </w:rPr>
        <w:commentReference w:id="73"/>
      </w:r>
    </w:p>
    <w:p w14:paraId="639AD10B" w14:textId="5A98E082" w:rsidR="007365D0" w:rsidRDefault="007E0481" w:rsidP="007E0481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44C6E11" wp14:editId="1BCE7630">
            <wp:extent cx="5266690" cy="3955415"/>
            <wp:effectExtent l="0" t="0" r="0" b="6985"/>
            <wp:docPr id="6" name="Picture 6" descr="MaMiRNA_SNP_distrib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MiRNA_SNP_distribution.jpg"/>
                    <pic:cNvPicPr>
                      <a:picLocks noChangeAspect="1" noChangeArrowheads="1"/>
                    </pic:cNvPicPr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BFD6" w14:textId="15670BAE" w:rsidR="00967707" w:rsidRDefault="006C069F" w:rsidP="00967707">
      <w:pPr>
        <w:rPr>
          <w:rFonts w:ascii="Times New Roman" w:hAnsi="Times New Roman" w:cs="Times New Roman"/>
          <w:bCs/>
        </w:rPr>
      </w:pPr>
      <w:commentRangeStart w:id="74"/>
      <w:r>
        <w:rPr>
          <w:rFonts w:ascii="Times New Roman" w:hAnsi="Times New Roman" w:cs="Times New Roman"/>
          <w:bCs/>
        </w:rPr>
        <w:t xml:space="preserve">Figure 1. This is the SNP </w:t>
      </w:r>
      <w:proofErr w:type="spellStart"/>
      <w:proofErr w:type="gramStart"/>
      <w:r>
        <w:rPr>
          <w:rFonts w:ascii="Times New Roman" w:hAnsi="Times New Roman" w:cs="Times New Roman"/>
          <w:bCs/>
        </w:rPr>
        <w:t>distribution</w:t>
      </w:r>
      <w:ins w:id="75" w:author="Junyan Li" w:date="2016-10-22T22:03:00Z">
        <w:r w:rsidR="00EF2603">
          <w:rPr>
            <w:rFonts w:ascii="Times New Roman" w:hAnsi="Times New Roman" w:cs="Times New Roman"/>
            <w:bCs/>
          </w:rPr>
          <w:t>?should</w:t>
        </w:r>
        <w:proofErr w:type="spellEnd"/>
        <w:proofErr w:type="gramEnd"/>
        <w:r w:rsidR="00EF2603">
          <w:rPr>
            <w:rFonts w:ascii="Times New Roman" w:hAnsi="Times New Roman" w:cs="Times New Roman"/>
            <w:bCs/>
          </w:rPr>
          <w:t xml:space="preserve"> it be frequency</w:t>
        </w:r>
      </w:ins>
      <w:r>
        <w:rPr>
          <w:rFonts w:ascii="Times New Roman" w:hAnsi="Times New Roman" w:cs="Times New Roman"/>
          <w:bCs/>
        </w:rPr>
        <w:t xml:space="preserve"> of mature miRNA. </w:t>
      </w:r>
      <w:commentRangeEnd w:id="74"/>
      <w:r w:rsidR="0099068A">
        <w:rPr>
          <w:rStyle w:val="CommentReference"/>
        </w:rPr>
        <w:commentReference w:id="74"/>
      </w:r>
    </w:p>
    <w:p w14:paraId="2687D1C4" w14:textId="52135162" w:rsidR="006C069F" w:rsidRDefault="006C069F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SNP density = (Number of miRNAs possess SNP at</w:t>
      </w:r>
      <w:r w:rsidR="00967707">
        <w:rPr>
          <w:rFonts w:ascii="Times New Roman" w:hAnsi="Times New Roman" w:cs="Times New Roman"/>
          <w:bCs/>
        </w:rPr>
        <w:t xml:space="preserve"> the given site</w:t>
      </w:r>
      <w:r>
        <w:rPr>
          <w:rFonts w:ascii="Times New Roman" w:hAnsi="Times New Roman" w:cs="Times New Roman"/>
          <w:bCs/>
        </w:rPr>
        <w:t>)</w:t>
      </w:r>
      <w:r w:rsidR="00967707">
        <w:rPr>
          <w:rFonts w:ascii="Times New Roman" w:hAnsi="Times New Roman" w:cs="Times New Roman"/>
          <w:bCs/>
        </w:rPr>
        <w:t xml:space="preserve"> / (Number of miRNAs have the given site);</w:t>
      </w:r>
    </w:p>
    <w:p w14:paraId="09F57253" w14:textId="0815DE4D" w:rsidR="00967707" w:rsidRDefault="00967707" w:rsidP="00967707">
      <w:pPr>
        <w:rPr>
          <w:rFonts w:ascii="Times New Roman" w:hAnsi="Times New Roman" w:cs="Times New Roman"/>
          <w:bCs/>
        </w:rPr>
      </w:pPr>
      <w:del w:id="76" w:author="Junyan Li" w:date="2016-10-22T22:01:00Z">
        <w:r w:rsidDel="00EF2603">
          <w:rPr>
            <w:rFonts w:ascii="Times New Roman" w:hAnsi="Times New Roman" w:cs="Times New Roman"/>
            <w:bCs/>
          </w:rPr>
          <w:delText xml:space="preserve">Mature miRNA site is </w:delText>
        </w:r>
      </w:del>
      <w:del w:id="77" w:author="Junyan Li" w:date="2016-10-22T22:00:00Z">
        <w:r w:rsidDel="00EF2603">
          <w:rPr>
            <w:rFonts w:ascii="Times New Roman" w:hAnsi="Times New Roman" w:cs="Times New Roman"/>
            <w:bCs/>
          </w:rPr>
          <w:delText xml:space="preserve">in the order </w:delText>
        </w:r>
      </w:del>
      <w:del w:id="78" w:author="Junyan Li" w:date="2016-10-22T22:01:00Z">
        <w:r w:rsidDel="00EF2603">
          <w:rPr>
            <w:rFonts w:ascii="Times New Roman" w:hAnsi="Times New Roman" w:cs="Times New Roman"/>
            <w:bCs/>
          </w:rPr>
          <w:delText>from 5’-end to 3’-end</w:delText>
        </w:r>
      </w:del>
      <w:r>
        <w:rPr>
          <w:rFonts w:ascii="Times New Roman" w:hAnsi="Times New Roman" w:cs="Times New Roman"/>
          <w:bCs/>
        </w:rPr>
        <w:t>;</w:t>
      </w:r>
    </w:p>
    <w:p w14:paraId="4C6A533F" w14:textId="6FC1F1ED" w:rsidR="00967707" w:rsidRDefault="00967707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curve total stands for the SNP density distribution of all</w:t>
      </w:r>
      <w:ins w:id="79" w:author="Junyan Li" w:date="2016-10-22T21:57:00Z">
        <w:r w:rsidR="00F01D3E">
          <w:rPr>
            <w:rFonts w:ascii="Times New Roman" w:hAnsi="Times New Roman" w:cs="Times New Roman"/>
            <w:bCs/>
          </w:rPr>
          <w:t xml:space="preserve"> rice</w:t>
        </w:r>
      </w:ins>
      <w:r>
        <w:rPr>
          <w:rFonts w:ascii="Times New Roman" w:hAnsi="Times New Roman" w:cs="Times New Roman"/>
          <w:bCs/>
        </w:rPr>
        <w:t xml:space="preserve"> miRNAs</w:t>
      </w:r>
      <w:ins w:id="80" w:author="Junyan Li" w:date="2016-10-22T21:57:00Z">
        <w:r w:rsidR="00F01D3E">
          <w:rPr>
            <w:rFonts w:ascii="Times New Roman" w:hAnsi="Times New Roman" w:cs="Times New Roman"/>
            <w:bCs/>
          </w:rPr>
          <w:t xml:space="preserve"> included in this study.</w:t>
        </w:r>
      </w:ins>
      <w:r>
        <w:rPr>
          <w:rFonts w:ascii="Times New Roman" w:hAnsi="Times New Roman" w:cs="Times New Roman"/>
          <w:bCs/>
        </w:rPr>
        <w:t xml:space="preserve"> </w:t>
      </w:r>
      <w:ins w:id="81" w:author="Junyan Li" w:date="2016-10-22T22:01:00Z">
        <w:r w:rsidR="00EF2603">
          <w:rPr>
            <w:rFonts w:ascii="Times New Roman" w:hAnsi="Times New Roman" w:cs="Times New Roman"/>
            <w:bCs/>
          </w:rPr>
          <w:t>What is the trend??</w:t>
        </w:r>
      </w:ins>
    </w:p>
    <w:p w14:paraId="4A25F996" w14:textId="77777777" w:rsidR="00967707" w:rsidRDefault="00967707" w:rsidP="00967707">
      <w:pPr>
        <w:rPr>
          <w:rFonts w:ascii="Times New Roman" w:hAnsi="Times New Roman" w:cs="Times New Roman"/>
          <w:bCs/>
        </w:rPr>
      </w:pPr>
    </w:p>
    <w:p w14:paraId="394982F3" w14:textId="77777777" w:rsidR="00657E9A" w:rsidRPr="00657E9A" w:rsidRDefault="00657E9A" w:rsidP="00657E9A">
      <w:pPr>
        <w:rPr>
          <w:rFonts w:ascii="Times New Roman" w:hAnsi="Times New Roman" w:cs="Times New Roman"/>
          <w:bCs/>
        </w:rPr>
      </w:pPr>
    </w:p>
    <w:p w14:paraId="3F70D801" w14:textId="0B37B40E" w:rsidR="00967707" w:rsidRPr="00D83B69" w:rsidRDefault="00657E9A" w:rsidP="00657E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 of miRNA binding sites in genes targeted by conserved miRNAs</w:t>
      </w:r>
    </w:p>
    <w:p w14:paraId="213862EC" w14:textId="52E914DF" w:rsidR="00657E9A" w:rsidRDefault="00657E9A" w:rsidP="00657E9A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63F31294" wp14:editId="49B22959">
            <wp:extent cx="5266690" cy="3955415"/>
            <wp:effectExtent l="0" t="0" r="0" b="6985"/>
            <wp:docPr id="7" name="Picture 7" descr="MiRNA_binding_site_conser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RNA_binding_site_conserved.png"/>
                    <pic:cNvPicPr>
                      <a:picLocks noChangeAspect="1" noChangeArrowheads="1"/>
                    </pic:cNvPicPr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8B2C" w14:textId="1AFB1786" w:rsidR="00657E9A" w:rsidRDefault="00657E9A" w:rsidP="00657E9A">
      <w:pPr>
        <w:rPr>
          <w:rFonts w:ascii="Times New Roman" w:hAnsi="Times New Roman" w:cs="Times New Roman"/>
          <w:bCs/>
        </w:rPr>
      </w:pPr>
      <w:commentRangeStart w:id="82"/>
      <w:r>
        <w:rPr>
          <w:rFonts w:ascii="Times New Roman" w:hAnsi="Times New Roman" w:cs="Times New Roman"/>
          <w:bCs/>
        </w:rPr>
        <w:t>Figure 2</w:t>
      </w:r>
      <w:r w:rsidR="000044F7">
        <w:rPr>
          <w:rFonts w:ascii="Times New Roman" w:hAnsi="Times New Roman" w:cs="Times New Roman"/>
          <w:bCs/>
        </w:rPr>
        <w:t>a</w:t>
      </w:r>
      <w:r>
        <w:rPr>
          <w:rFonts w:ascii="Times New Roman" w:hAnsi="Times New Roman" w:cs="Times New Roman"/>
          <w:bCs/>
        </w:rPr>
        <w:t xml:space="preserve">. miRNA site is by the same order as the 5’ - 3’ orientation in its mature </w:t>
      </w:r>
      <w:ins w:id="83" w:author="Junyan Li" w:date="2016-10-22T22:08:00Z">
        <w:r w:rsidR="00EC4B28">
          <w:rPr>
            <w:rFonts w:ascii="Times New Roman" w:hAnsi="Times New Roman" w:cs="Times New Roman"/>
            <w:bCs/>
          </w:rPr>
          <w:t xml:space="preserve"> </w:t>
        </w:r>
      </w:ins>
      <w:r>
        <w:rPr>
          <w:rFonts w:ascii="Times New Roman" w:hAnsi="Times New Roman" w:cs="Times New Roman"/>
          <w:bCs/>
        </w:rPr>
        <w:t>miRNA counterpart</w:t>
      </w:r>
      <w:r w:rsidR="00281622">
        <w:rPr>
          <w:rFonts w:ascii="Times New Roman" w:hAnsi="Times New Roman" w:cs="Times New Roman"/>
          <w:bCs/>
        </w:rPr>
        <w:t>.</w:t>
      </w:r>
      <w:commentRangeEnd w:id="82"/>
      <w:r w:rsidR="00EF2603">
        <w:rPr>
          <w:rStyle w:val="CommentReference"/>
        </w:rPr>
        <w:commentReference w:id="82"/>
      </w:r>
    </w:p>
    <w:p w14:paraId="5545C4C9" w14:textId="77777777" w:rsidR="00281622" w:rsidRDefault="00281622" w:rsidP="00657E9A">
      <w:pPr>
        <w:rPr>
          <w:rFonts w:ascii="Times New Roman" w:hAnsi="Times New Roman" w:cs="Times New Roman"/>
          <w:bCs/>
        </w:rPr>
      </w:pPr>
    </w:p>
    <w:p w14:paraId="178F0B6A" w14:textId="77777777" w:rsidR="00D11A50" w:rsidRDefault="00D11A50" w:rsidP="00657E9A">
      <w:pPr>
        <w:rPr>
          <w:rFonts w:ascii="Times New Roman" w:hAnsi="Times New Roman" w:cs="Times New Roman"/>
          <w:bCs/>
        </w:rPr>
      </w:pPr>
    </w:p>
    <w:p w14:paraId="0CEC5BE6" w14:textId="52E57E54" w:rsidR="00281622" w:rsidRPr="00D83B69" w:rsidRDefault="00281622" w:rsidP="002816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 of miRNA binding sites in genes validated by degradome</w:t>
      </w:r>
    </w:p>
    <w:p w14:paraId="276E70AE" w14:textId="3599C3D5" w:rsidR="00281622" w:rsidRPr="00281622" w:rsidRDefault="00B17DC4" w:rsidP="0028162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1B0F139" wp14:editId="13B8DA42">
            <wp:extent cx="5266690" cy="3955415"/>
            <wp:effectExtent l="0" t="0" r="0" b="6985"/>
            <wp:docPr id="8" name="Picture 8" descr="MiRNA_binding_site_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RNA_binding_site_DV.png"/>
                    <pic:cNvPicPr>
                      <a:picLocks noChangeAspect="1" noChangeArrowheads="1"/>
                    </pic:cNvPicPr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C999" w14:textId="3C7AB095" w:rsidR="007E0481" w:rsidRDefault="000044F7" w:rsidP="007365D0">
      <w:pPr>
        <w:rPr>
          <w:rFonts w:ascii="Times New Roman" w:hAnsi="Times New Roman" w:cs="Times New Roman"/>
          <w:bCs/>
        </w:rPr>
      </w:pPr>
      <w:commentRangeStart w:id="84"/>
      <w:r>
        <w:rPr>
          <w:rFonts w:ascii="Times New Roman" w:hAnsi="Times New Roman" w:cs="Times New Roman"/>
          <w:bCs/>
        </w:rPr>
        <w:t>Figure 2b</w:t>
      </w:r>
      <w:r w:rsidR="00D83B69">
        <w:rPr>
          <w:rFonts w:ascii="Times New Roman" w:hAnsi="Times New Roman" w:cs="Times New Roman"/>
          <w:bCs/>
        </w:rPr>
        <w:t>. (The same legend as Figure 2</w:t>
      </w:r>
      <w:r>
        <w:rPr>
          <w:rFonts w:ascii="Times New Roman" w:hAnsi="Times New Roman" w:cs="Times New Roman"/>
          <w:bCs/>
        </w:rPr>
        <w:t>a</w:t>
      </w:r>
      <w:r w:rsidR="00D83B69">
        <w:rPr>
          <w:rFonts w:ascii="Times New Roman" w:hAnsi="Times New Roman" w:cs="Times New Roman"/>
          <w:bCs/>
        </w:rPr>
        <w:t>)</w:t>
      </w:r>
      <w:commentRangeEnd w:id="84"/>
      <w:r w:rsidR="00EC4B28">
        <w:rPr>
          <w:rStyle w:val="CommentReference"/>
        </w:rPr>
        <w:commentReference w:id="84"/>
      </w:r>
    </w:p>
    <w:p w14:paraId="392BBE19" w14:textId="77777777" w:rsidR="00D83B69" w:rsidRDefault="00D83B69" w:rsidP="007365D0">
      <w:pPr>
        <w:rPr>
          <w:rFonts w:ascii="Times New Roman" w:hAnsi="Times New Roman" w:cs="Times New Roman"/>
          <w:bCs/>
        </w:rPr>
      </w:pPr>
    </w:p>
    <w:p w14:paraId="4948535D" w14:textId="77777777" w:rsidR="00E7092C" w:rsidRDefault="00E7092C" w:rsidP="007365D0">
      <w:pPr>
        <w:rPr>
          <w:rFonts w:ascii="Times New Roman" w:hAnsi="Times New Roman" w:cs="Times New Roman"/>
          <w:bCs/>
        </w:rPr>
      </w:pPr>
    </w:p>
    <w:p w14:paraId="5E28848B" w14:textId="0FDBBDF0" w:rsidR="00D83B69" w:rsidRPr="00E7092C" w:rsidRDefault="00D83B69" w:rsidP="00D83B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E7092C">
        <w:rPr>
          <w:rFonts w:ascii="Times New Roman" w:hAnsi="Times New Roman" w:cs="Times New Roman"/>
          <w:b/>
          <w:bCs/>
        </w:rPr>
        <w:t>SNP density of pre-miRNAs</w:t>
      </w:r>
    </w:p>
    <w:p w14:paraId="434A2E37" w14:textId="3399CEE3" w:rsidR="00D83B69" w:rsidRDefault="003B2962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F364BA7" wp14:editId="4967F11D">
            <wp:extent cx="5266690" cy="3955415"/>
            <wp:effectExtent l="0" t="0" r="0" b="6985"/>
            <wp:docPr id="9" name="Picture 9" descr="SNP_Density_pre-mi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P_Density_pre-miRNA.jpg"/>
                    <pic:cNvPicPr>
                      <a:picLocks noChangeAspect="1" noChangeArrowheads="1"/>
                    </pic:cNvPicPr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9CC7" w14:textId="118F31E3" w:rsidR="003B2962" w:rsidRDefault="000044F7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3</w:t>
      </w:r>
      <w:commentRangeStart w:id="85"/>
      <w:r w:rsidR="00E7092C">
        <w:rPr>
          <w:rFonts w:ascii="Times New Roman" w:hAnsi="Times New Roman" w:cs="Times New Roman"/>
          <w:bCs/>
        </w:rPr>
        <w:t>. This is the figure of pre-miRNA SNP density distribution.</w:t>
      </w:r>
      <w:commentRangeEnd w:id="85"/>
      <w:r w:rsidR="00EC4B28">
        <w:rPr>
          <w:rStyle w:val="CommentReference"/>
        </w:rPr>
        <w:commentReference w:id="85"/>
      </w:r>
    </w:p>
    <w:p w14:paraId="76B2EFF2" w14:textId="4E2E2F2D" w:rsidR="00E7092C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SNP density = (Number of SNPs found) / (miRNA length)</w:t>
      </w:r>
    </w:p>
    <w:p w14:paraId="5CD49DD9" w14:textId="53E53481" w:rsidR="00E7092C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miRNA percentage = Number of miRNAs of the given SNP density / Number of miRNAs (of conserved / non-conserved / all)</w:t>
      </w:r>
    </w:p>
    <w:p w14:paraId="2BBBF136" w14:textId="71EAD6D2" w:rsidR="00D83B69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Blue curve is the SNP density tendency of all miRNAs including conserved miRNAs and non-conserved miRNAs.</w:t>
      </w:r>
    </w:p>
    <w:p w14:paraId="223F4FF3" w14:textId="77777777" w:rsidR="00E7092C" w:rsidRDefault="00E7092C" w:rsidP="00D83B69">
      <w:pPr>
        <w:rPr>
          <w:rFonts w:ascii="Times New Roman" w:hAnsi="Times New Roman" w:cs="Times New Roman"/>
          <w:bCs/>
        </w:rPr>
      </w:pPr>
    </w:p>
    <w:p w14:paraId="4C7BBE5D" w14:textId="77777777" w:rsidR="00E7092C" w:rsidRDefault="00E7092C" w:rsidP="00D83B69">
      <w:pPr>
        <w:rPr>
          <w:rFonts w:ascii="Times New Roman" w:hAnsi="Times New Roman" w:cs="Times New Roman"/>
          <w:bCs/>
        </w:rPr>
      </w:pPr>
    </w:p>
    <w:p w14:paraId="5940234F" w14:textId="63510C29" w:rsidR="00E7092C" w:rsidRPr="000044F7" w:rsidRDefault="00E7092C" w:rsidP="00E709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044F7">
        <w:rPr>
          <w:rFonts w:ascii="Times New Roman" w:hAnsi="Times New Roman" w:cs="Times New Roman"/>
          <w:b/>
          <w:bCs/>
        </w:rPr>
        <w:t>SNP density comparison figures of pre-miRNAs with randomly chosen exons and intergenic regions</w:t>
      </w:r>
    </w:p>
    <w:p w14:paraId="5F5F3A6B" w14:textId="3924418A" w:rsidR="00E7092C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5D2E5496" wp14:editId="6BFBE244">
            <wp:extent cx="5266690" cy="3955415"/>
            <wp:effectExtent l="0" t="0" r="0" b="6985"/>
            <wp:docPr id="10" name="Picture 10" descr="SNP_density_allpremiR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P_density_allpremiRNA.png"/>
                    <pic:cNvPicPr>
                      <a:picLocks noChangeAspect="1" noChangeArrowheads="1"/>
                    </pic:cNvPicPr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2845" w14:textId="7BAE4F0B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4a. SNP density of all pre-miRNAs</w:t>
      </w:r>
    </w:p>
    <w:p w14:paraId="115CB071" w14:textId="3AAF1B2D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Fragment percentage = (Number of fragments with the given SNP density) / (Number of all fragments)</w:t>
      </w:r>
    </w:p>
    <w:p w14:paraId="6AB26D7A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5A1EE33F" w14:textId="57BE55EF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A8CFC03" wp14:editId="45D000DF">
            <wp:extent cx="5266690" cy="3955415"/>
            <wp:effectExtent l="0" t="0" r="0" b="6985"/>
            <wp:docPr id="11" name="Picture 11" descr="SNP_density_ex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P_density_exon.png"/>
                    <pic:cNvPicPr>
                      <a:picLocks noChangeAspect="1" noChangeArrowheads="1"/>
                    </pic:cNvPicPr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9362" w14:textId="711604C0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4b. SNP density of randomly chosen exon fragments.</w:t>
      </w:r>
    </w:p>
    <w:p w14:paraId="7451617E" w14:textId="2ED2332B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50 fragments with the length of 150bp are randomly chosen from the exons in every of the 12 chromosomes.</w:t>
      </w:r>
    </w:p>
    <w:p w14:paraId="1F983FBF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5101B59D" w14:textId="0CFBA543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44C8A99E" wp14:editId="3B141879">
            <wp:extent cx="5266690" cy="3955415"/>
            <wp:effectExtent l="0" t="0" r="0" b="6985"/>
            <wp:docPr id="12" name="Picture 12" descr="SNP_density_interge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P_density_intergenic.png"/>
                    <pic:cNvPicPr>
                      <a:picLocks noChangeAspect="1" noChangeArrowheads="1"/>
                    </pic:cNvPicPr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4D33" w14:textId="6C30DE0D" w:rsidR="000044F7" w:rsidRDefault="000044F7" w:rsidP="000044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4c</w:t>
      </w:r>
      <w:commentRangeStart w:id="86"/>
      <w:r>
        <w:rPr>
          <w:rFonts w:ascii="Times New Roman" w:hAnsi="Times New Roman" w:cs="Times New Roman"/>
          <w:bCs/>
        </w:rPr>
        <w:t>. SNP density of randomly chosen intergenic region’s fragments.</w:t>
      </w:r>
    </w:p>
    <w:p w14:paraId="56F26DA0" w14:textId="36DD1C6C" w:rsidR="000044F7" w:rsidRDefault="000044F7" w:rsidP="000044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50 fragments with the length of 150bp are randomly chosen from the intergenic regions in every of the 12 chromosomes.</w:t>
      </w:r>
      <w:commentRangeEnd w:id="86"/>
      <w:r w:rsidR="00CC4C0D">
        <w:rPr>
          <w:rStyle w:val="CommentReference"/>
        </w:rPr>
        <w:commentReference w:id="86"/>
      </w:r>
    </w:p>
    <w:p w14:paraId="7455E6DF" w14:textId="77777777" w:rsidR="008D5CDD" w:rsidRDefault="008D5CDD" w:rsidP="000044F7">
      <w:pPr>
        <w:rPr>
          <w:rFonts w:ascii="Times New Roman" w:hAnsi="Times New Roman" w:cs="Times New Roman"/>
          <w:bCs/>
        </w:rPr>
      </w:pPr>
    </w:p>
    <w:p w14:paraId="4815800D" w14:textId="77777777" w:rsidR="00363B2A" w:rsidRDefault="008D5CDD" w:rsidP="008D5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50F44">
        <w:rPr>
          <w:rFonts w:ascii="Times New Roman" w:hAnsi="Times New Roman" w:cs="Times New Roman"/>
          <w:b/>
          <w:bCs/>
        </w:rPr>
        <w:t xml:space="preserve">Expression correlation of </w:t>
      </w:r>
      <w:proofErr w:type="gramStart"/>
      <w:r w:rsidRPr="00A50F44">
        <w:rPr>
          <w:rFonts w:ascii="Times New Roman" w:hAnsi="Times New Roman" w:cs="Times New Roman"/>
          <w:b/>
          <w:bCs/>
        </w:rPr>
        <w:t>miRNA:target</w:t>
      </w:r>
      <w:proofErr w:type="gramEnd"/>
    </w:p>
    <w:p w14:paraId="546C24BC" w14:textId="77777777" w:rsidR="000B1982" w:rsidRPr="000B1982" w:rsidRDefault="000B1982" w:rsidP="000B1982">
      <w:pPr>
        <w:rPr>
          <w:rFonts w:ascii="Times New Roman" w:hAnsi="Times New Roman" w:cs="Times New Roman"/>
          <w:b/>
          <w:bCs/>
        </w:rPr>
      </w:pPr>
    </w:p>
    <w:p w14:paraId="1E86EC67" w14:textId="7BDE545A" w:rsidR="008D5CDD" w:rsidRPr="00A50F44" w:rsidRDefault="00C134D8" w:rsidP="00363B2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miR156 with </w:t>
      </w:r>
      <w:proofErr w:type="spellStart"/>
      <w:r>
        <w:rPr>
          <w:rFonts w:ascii="Times New Roman" w:hAnsi="Times New Roman" w:cs="Times New Roman"/>
          <w:b/>
          <w:bCs/>
        </w:rPr>
        <w:t>OsSPL</w:t>
      </w:r>
      <w:proofErr w:type="spellEnd"/>
      <w:r>
        <w:rPr>
          <w:rFonts w:ascii="Times New Roman" w:hAnsi="Times New Roman" w:cs="Times New Roman"/>
          <w:b/>
          <w:bCs/>
        </w:rPr>
        <w:t xml:space="preserve"> family correlation</w:t>
      </w:r>
    </w:p>
    <w:p w14:paraId="243AD20C" w14:textId="77777777" w:rsidR="008D5CDD" w:rsidRPr="008D5CDD" w:rsidRDefault="008D5CDD" w:rsidP="008D5CDD">
      <w:pPr>
        <w:rPr>
          <w:rFonts w:ascii="Times New Roman" w:hAnsi="Times New Roman" w:cs="Times New Roman"/>
          <w:bCs/>
        </w:rPr>
      </w:pPr>
    </w:p>
    <w:p w14:paraId="2CFFC3DF" w14:textId="03F0BAB1" w:rsidR="000044F7" w:rsidRDefault="003D35DB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65EC2E06" wp14:editId="71D7EECA">
            <wp:extent cx="5266690" cy="2658110"/>
            <wp:effectExtent l="0" t="0" r="0" b="8890"/>
            <wp:docPr id="3" name="Picture 3" descr="Correlation_miR156_SPL_See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relation_miR156_SPL_Seedl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7B5E" w14:textId="0545A67C" w:rsidR="00C134D8" w:rsidRDefault="00C134D8" w:rsidP="00E7092C">
      <w:pPr>
        <w:rPr>
          <w:rFonts w:ascii="Times New Roman" w:hAnsi="Times New Roman" w:cs="Times New Roman"/>
          <w:bCs/>
        </w:rPr>
      </w:pPr>
      <w:commentRangeStart w:id="87"/>
      <w:r>
        <w:rPr>
          <w:rFonts w:ascii="Times New Roman" w:hAnsi="Times New Roman" w:cs="Times New Roman"/>
          <w:bCs/>
        </w:rPr>
        <w:t xml:space="preserve">Figure 5a. This is the </w:t>
      </w:r>
      <w:r w:rsidR="00CC7039">
        <w:rPr>
          <w:rFonts w:ascii="Times New Roman" w:hAnsi="Times New Roman" w:cs="Times New Roman"/>
          <w:bCs/>
        </w:rPr>
        <w:t xml:space="preserve">spearman </w:t>
      </w:r>
      <w:r>
        <w:rPr>
          <w:rFonts w:ascii="Times New Roman" w:hAnsi="Times New Roman" w:cs="Times New Roman"/>
          <w:bCs/>
        </w:rPr>
        <w:t>correlation coefficient figure of expression of osa-</w:t>
      </w:r>
      <w:ins w:id="88" w:author="Junyan Li" w:date="2016-10-22T22:20:00Z">
        <w:r w:rsidR="00C77682">
          <w:rPr>
            <w:rFonts w:ascii="Times New Roman" w:hAnsi="Times New Roman" w:cs="Times New Roman"/>
            <w:bCs/>
          </w:rPr>
          <w:t>pre?</w:t>
        </w:r>
      </w:ins>
      <w:r>
        <w:rPr>
          <w:rFonts w:ascii="Times New Roman" w:hAnsi="Times New Roman" w:cs="Times New Roman"/>
          <w:bCs/>
        </w:rPr>
        <w:t xml:space="preserve">miR156 precursors and </w:t>
      </w:r>
      <w:proofErr w:type="spellStart"/>
      <w:r>
        <w:rPr>
          <w:rFonts w:ascii="Times New Roman" w:hAnsi="Times New Roman" w:cs="Times New Roman"/>
          <w:bCs/>
        </w:rPr>
        <w:t>OsSPL</w:t>
      </w:r>
      <w:proofErr w:type="spellEnd"/>
      <w:r>
        <w:rPr>
          <w:rFonts w:ascii="Times New Roman" w:hAnsi="Times New Roman" w:cs="Times New Roman"/>
          <w:bCs/>
        </w:rPr>
        <w:t xml:space="preserve"> family members, selecting samples of rice seedlin</w:t>
      </w:r>
      <w:r w:rsidR="00B952F0">
        <w:rPr>
          <w:rFonts w:ascii="Times New Roman" w:hAnsi="Times New Roman" w:cs="Times New Roman"/>
          <w:bCs/>
        </w:rPr>
        <w:t>g at 27 Day After Transplanting, sample size = 12;</w:t>
      </w:r>
      <w:commentRangeEnd w:id="87"/>
      <w:r w:rsidR="00CC4C0D">
        <w:rPr>
          <w:rStyle w:val="CommentReference"/>
        </w:rPr>
        <w:commentReference w:id="87"/>
      </w:r>
    </w:p>
    <w:p w14:paraId="62953B3A" w14:textId="544998AF" w:rsidR="00C134D8" w:rsidRDefault="00C134D8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Positive value means</w:t>
      </w:r>
      <w:r w:rsidR="00D063B6">
        <w:rPr>
          <w:rFonts w:ascii="Times New Roman" w:hAnsi="Times New Roman" w:cs="Times New Roman"/>
          <w:bCs/>
        </w:rPr>
        <w:t xml:space="preserve"> the given miRNA is positively correlated with the gene in question, while negative value indicates the positive correlation</w:t>
      </w:r>
      <w:ins w:id="89" w:author="Junyan Li" w:date="2016-10-22T22:17:00Z">
        <w:r w:rsidR="00C77682">
          <w:rPr>
            <w:rFonts w:ascii="Times New Roman" w:hAnsi="Times New Roman" w:cs="Times New Roman"/>
            <w:bCs/>
          </w:rPr>
          <w:t>???I don’t understand</w:t>
        </w:r>
      </w:ins>
      <w:r w:rsidR="00D063B6">
        <w:rPr>
          <w:rFonts w:ascii="Times New Roman" w:hAnsi="Times New Roman" w:cs="Times New Roman"/>
          <w:bCs/>
        </w:rPr>
        <w:t>;</w:t>
      </w:r>
    </w:p>
    <w:p w14:paraId="3E9A232C" w14:textId="3C17AFF1" w:rsidR="00D063B6" w:rsidRDefault="00D063B6" w:rsidP="00E7092C">
      <w:pPr>
        <w:rPr>
          <w:rFonts w:ascii="Times New Roman" w:hAnsi="Times New Roman" w:cs="Times New Roman"/>
          <w:bCs/>
        </w:rPr>
      </w:pPr>
      <w:commentRangeStart w:id="90"/>
      <w:r>
        <w:rPr>
          <w:rFonts w:ascii="Times New Roman" w:hAnsi="Times New Roman" w:cs="Times New Roman"/>
          <w:bCs/>
        </w:rPr>
        <w:t xml:space="preserve">OsSPL12 is predicted </w:t>
      </w:r>
      <w:del w:id="91" w:author="Junyan Li" w:date="2016-10-22T22:22:00Z">
        <w:r w:rsidDel="00C77682">
          <w:rPr>
            <w:rFonts w:ascii="Times New Roman" w:hAnsi="Times New Roman" w:cs="Times New Roman"/>
            <w:bCs/>
          </w:rPr>
          <w:delText xml:space="preserve">only </w:delText>
        </w:r>
      </w:del>
      <w:r>
        <w:rPr>
          <w:rFonts w:ascii="Times New Roman" w:hAnsi="Times New Roman" w:cs="Times New Roman"/>
          <w:bCs/>
        </w:rPr>
        <w:t>to be targeted by osa-miR156k</w:t>
      </w:r>
      <w:ins w:id="92" w:author="Junyan Li" w:date="2016-10-22T22:22:00Z">
        <w:r w:rsidR="00C77682">
          <w:rPr>
            <w:rFonts w:ascii="Times New Roman" w:hAnsi="Times New Roman" w:cs="Times New Roman"/>
            <w:bCs/>
          </w:rPr>
          <w:t xml:space="preserve"> only</w:t>
        </w:r>
      </w:ins>
      <w:r>
        <w:rPr>
          <w:rFonts w:ascii="Times New Roman" w:hAnsi="Times New Roman" w:cs="Times New Roman"/>
          <w:bCs/>
        </w:rPr>
        <w:t>, so</w:t>
      </w:r>
      <w:ins w:id="93" w:author="Junyan Li" w:date="2016-10-22T22:21:00Z">
        <w:r w:rsidR="00C77682">
          <w:rPr>
            <w:rFonts w:ascii="Times New Roman" w:hAnsi="Times New Roman" w:cs="Times New Roman"/>
            <w:bCs/>
          </w:rPr>
          <w:t xml:space="preserve">  its correlation</w:t>
        </w:r>
      </w:ins>
      <w:ins w:id="94" w:author="Junyan Li" w:date="2016-10-22T22:22:00Z">
        <w:r w:rsidR="00C77682">
          <w:rPr>
            <w:rFonts w:ascii="Times New Roman" w:hAnsi="Times New Roman" w:cs="Times New Roman"/>
            <w:bCs/>
          </w:rPr>
          <w:t>s</w:t>
        </w:r>
      </w:ins>
      <w:ins w:id="95" w:author="Junyan Li" w:date="2016-10-22T22:21:00Z">
        <w:r w:rsidR="00C77682">
          <w:rPr>
            <w:rFonts w:ascii="Times New Roman" w:hAnsi="Times New Roman" w:cs="Times New Roman"/>
            <w:bCs/>
          </w:rPr>
          <w:t xml:space="preserve"> with</w:t>
        </w:r>
      </w:ins>
      <w:r>
        <w:rPr>
          <w:rFonts w:ascii="Times New Roman" w:hAnsi="Times New Roman" w:cs="Times New Roman"/>
          <w:bCs/>
        </w:rPr>
        <w:t xml:space="preserve"> other miR156 members’ correlation values </w:t>
      </w:r>
      <w:del w:id="96" w:author="Junyan Li" w:date="2016-10-22T22:22:00Z">
        <w:r w:rsidDel="00C77682">
          <w:rPr>
            <w:rFonts w:ascii="Times New Roman" w:hAnsi="Times New Roman" w:cs="Times New Roman"/>
            <w:bCs/>
          </w:rPr>
          <w:delText>don’t appear in the field.</w:delText>
        </w:r>
        <w:commentRangeEnd w:id="90"/>
        <w:r w:rsidR="00C77682" w:rsidDel="00C77682">
          <w:rPr>
            <w:rStyle w:val="CommentReference"/>
          </w:rPr>
          <w:commentReference w:id="90"/>
        </w:r>
      </w:del>
      <w:ins w:id="97" w:author="Junyan Li" w:date="2016-10-22T22:22:00Z">
        <w:r w:rsidR="00C77682">
          <w:rPr>
            <w:rFonts w:ascii="Times New Roman" w:hAnsi="Times New Roman" w:cs="Times New Roman"/>
            <w:bCs/>
          </w:rPr>
          <w:t>were not shown.</w:t>
        </w:r>
      </w:ins>
    </w:p>
    <w:p w14:paraId="17D99538" w14:textId="77777777" w:rsidR="00D063B6" w:rsidRDefault="00D063B6" w:rsidP="00E7092C">
      <w:pPr>
        <w:rPr>
          <w:rFonts w:ascii="Times New Roman" w:hAnsi="Times New Roman" w:cs="Times New Roman"/>
          <w:bCs/>
        </w:rPr>
      </w:pPr>
    </w:p>
    <w:p w14:paraId="113E45EF" w14:textId="50964481" w:rsidR="00D063B6" w:rsidRDefault="00D063B6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307296A0" wp14:editId="0AEA10E1">
            <wp:extent cx="5266690" cy="2651125"/>
            <wp:effectExtent l="0" t="0" r="0" b="0"/>
            <wp:docPr id="13" name="Picture 13" descr="Correlation_miR156_SPL_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rrelation_miR156_SPL_Flow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EE9E" w14:textId="31F24721" w:rsidR="00D063B6" w:rsidRDefault="00D063B6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5b. This is the spearman correlation </w:t>
      </w:r>
      <w:r w:rsidR="00994CB5">
        <w:rPr>
          <w:rFonts w:ascii="Times New Roman" w:hAnsi="Times New Roman" w:cs="Times New Roman"/>
          <w:bCs/>
        </w:rPr>
        <w:t>coefficient figure of expression of</w:t>
      </w:r>
      <w:ins w:id="98" w:author="Junyan Li" w:date="2016-10-22T22:24:00Z">
        <w:r w:rsidR="00C77682">
          <w:rPr>
            <w:rFonts w:ascii="Times New Roman" w:hAnsi="Times New Roman" w:cs="Times New Roman"/>
            <w:bCs/>
          </w:rPr>
          <w:t xml:space="preserve"> mature</w:t>
        </w:r>
      </w:ins>
      <w:r w:rsidR="00994CB5">
        <w:rPr>
          <w:rFonts w:ascii="Times New Roman" w:hAnsi="Times New Roman" w:cs="Times New Roman"/>
          <w:bCs/>
        </w:rPr>
        <w:t xml:space="preserve"> osa-miR156 and </w:t>
      </w:r>
      <w:proofErr w:type="spellStart"/>
      <w:r w:rsidR="00994CB5">
        <w:rPr>
          <w:rFonts w:ascii="Times New Roman" w:hAnsi="Times New Roman" w:cs="Times New Roman"/>
          <w:bCs/>
        </w:rPr>
        <w:t>OsSPL</w:t>
      </w:r>
      <w:proofErr w:type="spellEnd"/>
      <w:r w:rsidR="00994CB5">
        <w:rPr>
          <w:rFonts w:ascii="Times New Roman" w:hAnsi="Times New Roman" w:cs="Times New Roman"/>
          <w:bCs/>
        </w:rPr>
        <w:t xml:space="preserve"> family with samples of rice </w:t>
      </w:r>
      <w:r w:rsidR="00875338">
        <w:rPr>
          <w:rFonts w:ascii="Times New Roman" w:hAnsi="Times New Roman" w:cs="Times New Roman"/>
          <w:bCs/>
        </w:rPr>
        <w:t>young flowers</w:t>
      </w:r>
      <w:r w:rsidR="00B952F0">
        <w:rPr>
          <w:rFonts w:ascii="Times New Roman" w:hAnsi="Times New Roman" w:cs="Times New Roman"/>
          <w:bCs/>
        </w:rPr>
        <w:t>, sample size = 9</w:t>
      </w:r>
      <w:r w:rsidR="0084365A">
        <w:rPr>
          <w:rFonts w:ascii="Times New Roman" w:hAnsi="Times New Roman" w:cs="Times New Roman"/>
          <w:bCs/>
        </w:rPr>
        <w:t>.</w:t>
      </w:r>
    </w:p>
    <w:p w14:paraId="4DF8F67D" w14:textId="77777777" w:rsidR="00CB4FF6" w:rsidRDefault="00CB4FF6" w:rsidP="00E7092C">
      <w:pPr>
        <w:rPr>
          <w:rFonts w:ascii="Times New Roman" w:hAnsi="Times New Roman" w:cs="Times New Roman"/>
          <w:bCs/>
        </w:rPr>
      </w:pPr>
    </w:p>
    <w:p w14:paraId="6314E5C3" w14:textId="77777777" w:rsidR="00CB4FF6" w:rsidRDefault="00CB4FF6" w:rsidP="00E7092C">
      <w:pPr>
        <w:rPr>
          <w:rFonts w:ascii="Times New Roman" w:hAnsi="Times New Roman" w:cs="Times New Roman"/>
          <w:bCs/>
        </w:rPr>
      </w:pPr>
    </w:p>
    <w:p w14:paraId="3C284563" w14:textId="3A4A93F0" w:rsidR="000044F7" w:rsidRPr="00E7092C" w:rsidRDefault="000044F7" w:rsidP="00E7092C">
      <w:pPr>
        <w:rPr>
          <w:rFonts w:ascii="Times New Roman" w:hAnsi="Times New Roman" w:cs="Times New Roman"/>
          <w:bCs/>
        </w:rPr>
      </w:pPr>
    </w:p>
    <w:p w14:paraId="377467DA" w14:textId="708A4202" w:rsidR="007365D0" w:rsidRPr="00080D93" w:rsidRDefault="00080D93" w:rsidP="00080D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080D93">
        <w:rPr>
          <w:rFonts w:ascii="Times New Roman" w:hAnsi="Times New Roman" w:cs="Times New Roman"/>
          <w:b/>
          <w:bCs/>
        </w:rPr>
        <w:lastRenderedPageBreak/>
        <w:t>The tendency of expression correlation of degradome validated miRNA and target genes</w:t>
      </w:r>
    </w:p>
    <w:p w14:paraId="07C0F0DD" w14:textId="4694D18A" w:rsidR="007365D0" w:rsidRDefault="00622B9B" w:rsidP="007365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6B1983ED" wp14:editId="524F4848">
            <wp:extent cx="5266690" cy="3955415"/>
            <wp:effectExtent l="0" t="0" r="0" b="6985"/>
            <wp:docPr id="15" name="Picture 15" descr="SpearmanCC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earmanCCDensity.png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EECE" w14:textId="36AF93DF" w:rsidR="00CC3994" w:rsidRDefault="00046ABC" w:rsidP="007365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6. Histogram of spearman C.C (correlation coefficient) derived from the expression of</w:t>
      </w:r>
      <w:ins w:id="99" w:author="Junyan Li" w:date="2016-10-22T22:27:00Z">
        <w:r w:rsidR="00C77682">
          <w:rPr>
            <w:rFonts w:ascii="Times New Roman" w:hAnsi="Times New Roman" w:cs="Times New Roman"/>
            <w:bCs/>
          </w:rPr>
          <w:t xml:space="preserve"> selected mature?</w:t>
        </w:r>
      </w:ins>
      <w:r>
        <w:rPr>
          <w:rFonts w:ascii="Times New Roman" w:hAnsi="Times New Roman" w:cs="Times New Roman"/>
          <w:bCs/>
        </w:rPr>
        <w:t xml:space="preserve"> miRNA</w:t>
      </w:r>
      <w:ins w:id="100" w:author="Junyan Li" w:date="2016-10-22T22:27:00Z">
        <w:r w:rsidR="00C77682">
          <w:rPr>
            <w:rFonts w:ascii="Times New Roman" w:hAnsi="Times New Roman" w:cs="Times New Roman"/>
            <w:bCs/>
          </w:rPr>
          <w:t>s</w:t>
        </w:r>
      </w:ins>
      <w:r>
        <w:rPr>
          <w:rFonts w:ascii="Times New Roman" w:hAnsi="Times New Roman" w:cs="Times New Roman"/>
          <w:bCs/>
        </w:rPr>
        <w:t xml:space="preserve"> and </w:t>
      </w:r>
      <w:ins w:id="101" w:author="Junyan Li" w:date="2016-10-22T22:27:00Z">
        <w:r w:rsidR="00C77682">
          <w:rPr>
            <w:rFonts w:ascii="Times New Roman" w:hAnsi="Times New Roman" w:cs="Times New Roman"/>
            <w:bCs/>
          </w:rPr>
          <w:t>their</w:t>
        </w:r>
      </w:ins>
      <w:del w:id="102" w:author="Junyan Li" w:date="2016-10-22T22:27:00Z">
        <w:r w:rsidDel="00C77682">
          <w:rPr>
            <w:rFonts w:ascii="Times New Roman" w:hAnsi="Times New Roman" w:cs="Times New Roman"/>
            <w:bCs/>
          </w:rPr>
          <w:delText>its</w:delText>
        </w:r>
      </w:del>
      <w:r>
        <w:rPr>
          <w:rFonts w:ascii="Times New Roman" w:hAnsi="Times New Roman" w:cs="Times New Roman"/>
          <w:bCs/>
        </w:rPr>
        <w:t xml:space="preserve"> degradome validated target genes. Samples are tissues from 27 DAT seeding, and sample size = 12.</w:t>
      </w:r>
    </w:p>
    <w:p w14:paraId="69F4F6B5" w14:textId="6E45FADB" w:rsidR="00046ABC" w:rsidRDefault="00046ABC" w:rsidP="007365D0">
      <w:pPr>
        <w:rPr>
          <w:rFonts w:ascii="Times New Roman" w:hAnsi="Times New Roman" w:cs="Times New Roman"/>
          <w:bCs/>
        </w:rPr>
      </w:pPr>
      <w:commentRangeStart w:id="103"/>
      <w:r>
        <w:rPr>
          <w:rFonts w:ascii="Times New Roman" w:hAnsi="Times New Roman" w:cs="Times New Roman"/>
          <w:bCs/>
        </w:rPr>
        <w:t>miRNA:target pair percentage is the percentage of miRNA:target pairs that have spearman C.C. fall on the given C.C level.</w:t>
      </w:r>
      <w:commentRangeEnd w:id="103"/>
      <w:r w:rsidR="00C77682">
        <w:rPr>
          <w:rStyle w:val="CommentReference"/>
        </w:rPr>
        <w:commentReference w:id="103"/>
      </w:r>
    </w:p>
    <w:p w14:paraId="3089DC8D" w14:textId="0EF15477" w:rsidR="00046ABC" w:rsidRDefault="00AE4546" w:rsidP="007365D0">
      <w:pPr>
        <w:rPr>
          <w:rFonts w:ascii="Times New Roman" w:hAnsi="Times New Roman" w:cs="Times New Roman"/>
          <w:bCs/>
        </w:rPr>
      </w:pPr>
      <w:ins w:id="104" w:author="Junyan Li" w:date="2016-10-22T22:30:00Z">
        <w:r>
          <w:rPr>
            <w:rFonts w:ascii="Times New Roman" w:hAnsi="Times New Roman" w:cs="Times New Roman"/>
            <w:bCs/>
          </w:rPr>
          <w:t xml:space="preserve">What does the CC value </w:t>
        </w:r>
        <w:proofErr w:type="spellStart"/>
        <w:proofErr w:type="gramStart"/>
        <w:r>
          <w:rPr>
            <w:rFonts w:ascii="Times New Roman" w:hAnsi="Times New Roman" w:cs="Times New Roman"/>
            <w:bCs/>
          </w:rPr>
          <w:t>mean?Where</w:t>
        </w:r>
        <w:proofErr w:type="spellEnd"/>
        <w:proofErr w:type="gramEnd"/>
        <w:r>
          <w:rPr>
            <w:rFonts w:ascii="Times New Roman" w:hAnsi="Times New Roman" w:cs="Times New Roman"/>
            <w:bCs/>
          </w:rPr>
          <w:t xml:space="preserve"> is the cut off if there is correlation?</w:t>
        </w:r>
      </w:ins>
    </w:p>
    <w:p w14:paraId="21B0B548" w14:textId="77777777" w:rsidR="00D82DAF" w:rsidRDefault="00D82DAF" w:rsidP="007365D0">
      <w:pPr>
        <w:rPr>
          <w:rFonts w:ascii="Times New Roman" w:hAnsi="Times New Roman" w:cs="Times New Roman"/>
          <w:bCs/>
        </w:rPr>
      </w:pPr>
    </w:p>
    <w:p w14:paraId="0919A513" w14:textId="0D20A18B" w:rsidR="00046ABC" w:rsidRPr="00D82DAF" w:rsidRDefault="006F4A61" w:rsidP="00080D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2DAF">
        <w:rPr>
          <w:rFonts w:ascii="Times New Roman" w:hAnsi="Times New Roman" w:cs="Times New Roman"/>
          <w:b/>
          <w:bCs/>
        </w:rPr>
        <w:t>Illustrate 4 categories of combined complementary patterns</w:t>
      </w:r>
    </w:p>
    <w:p w14:paraId="3DFDB07B" w14:textId="077FF819" w:rsidR="006F4A61" w:rsidRDefault="00D87FFA" w:rsidP="00D82DAF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50A8069" wp14:editId="70F9A574">
            <wp:extent cx="4977881" cy="3731910"/>
            <wp:effectExtent l="0" t="0" r="635" b="1905"/>
            <wp:docPr id="17" name="Picture 17" descr="CCP4categoriesOfPattern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P4categoriesOfPattern.0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24" cy="37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8148" w14:textId="72D67764" w:rsidR="00D82DAF" w:rsidRDefault="00D82DAF" w:rsidP="00454CE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7. </w:t>
      </w:r>
      <w:ins w:id="105" w:author="Junyan Li" w:date="2016-10-22T22:32:00Z">
        <w:r w:rsidR="00AE4546">
          <w:rPr>
            <w:rFonts w:ascii="Times New Roman" w:hAnsi="Times New Roman" w:cs="Times New Roman"/>
            <w:bCs/>
          </w:rPr>
          <w:t>Four</w:t>
        </w:r>
      </w:ins>
      <w:del w:id="106" w:author="Junyan Li" w:date="2016-10-22T22:32:00Z">
        <w:r w:rsidDel="00AE4546">
          <w:rPr>
            <w:rFonts w:ascii="Times New Roman" w:hAnsi="Times New Roman" w:cs="Times New Roman"/>
            <w:bCs/>
          </w:rPr>
          <w:delText>4 real-life</w:delText>
        </w:r>
      </w:del>
      <w:r>
        <w:rPr>
          <w:rFonts w:ascii="Times New Roman" w:hAnsi="Times New Roman" w:cs="Times New Roman"/>
          <w:bCs/>
        </w:rPr>
        <w:t xml:space="preserve"> examples illustrate the 4 categories of combined complementary patterns</w:t>
      </w:r>
      <w:r w:rsidR="00DC56DB">
        <w:rPr>
          <w:rFonts w:ascii="Times New Roman" w:hAnsi="Times New Roman" w:cs="Times New Roman"/>
          <w:bCs/>
        </w:rPr>
        <w:t>.</w:t>
      </w:r>
    </w:p>
    <w:p w14:paraId="494118F3" w14:textId="77777777" w:rsidR="00DC56DB" w:rsidRDefault="00DC56DB" w:rsidP="00454CE2">
      <w:pPr>
        <w:rPr>
          <w:rFonts w:ascii="Times New Roman" w:hAnsi="Times New Roman" w:cs="Times New Roman"/>
          <w:bCs/>
        </w:rPr>
      </w:pPr>
    </w:p>
    <w:p w14:paraId="282F9876" w14:textId="77777777" w:rsidR="002B7267" w:rsidRDefault="002B7267" w:rsidP="00454CE2">
      <w:pPr>
        <w:rPr>
          <w:rFonts w:ascii="Times New Roman" w:hAnsi="Times New Roman" w:cs="Times New Roman"/>
          <w:bCs/>
        </w:rPr>
      </w:pPr>
    </w:p>
    <w:p w14:paraId="44F8A223" w14:textId="70AAAA2B" w:rsidR="002B7267" w:rsidRPr="0084030C" w:rsidRDefault="0084030C" w:rsidP="002B72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84030C">
        <w:rPr>
          <w:rFonts w:ascii="Times New Roman" w:hAnsi="Times New Roman" w:cs="Times New Roman"/>
          <w:b/>
          <w:bCs/>
        </w:rPr>
        <w:t>Methodology of combined complementary pattern analysis</w:t>
      </w:r>
    </w:p>
    <w:p w14:paraId="7FFEE52B" w14:textId="22B32FCD" w:rsidR="0084030C" w:rsidRDefault="00A97076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1B8AF511" wp14:editId="26443BB4">
            <wp:extent cx="5266690" cy="3948430"/>
            <wp:effectExtent l="0" t="0" r="0" b="0"/>
            <wp:docPr id="18" name="Picture 18" descr="Methodology_C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thodology_CC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4EA5" w14:textId="78563851" w:rsidR="00B722A3" w:rsidRDefault="000152C4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8</w:t>
      </w:r>
      <w:r w:rsidR="00B722A3">
        <w:rPr>
          <w:rFonts w:ascii="Times New Roman" w:hAnsi="Times New Roman" w:cs="Times New Roman"/>
          <w:bCs/>
        </w:rPr>
        <w:t xml:space="preserve">. </w:t>
      </w:r>
      <w:commentRangeStart w:id="107"/>
      <w:r w:rsidR="00B722A3">
        <w:rPr>
          <w:rFonts w:ascii="Times New Roman" w:hAnsi="Times New Roman" w:cs="Times New Roman"/>
          <w:bCs/>
        </w:rPr>
        <w:t>Methodology of how to do combined complementary pattern analysis</w:t>
      </w:r>
      <w:commentRangeEnd w:id="107"/>
      <w:r w:rsidR="00AE4546">
        <w:rPr>
          <w:rStyle w:val="CommentReference"/>
        </w:rPr>
        <w:commentReference w:id="107"/>
      </w:r>
    </w:p>
    <w:p w14:paraId="5BDACA02" w14:textId="77777777" w:rsidR="00B722A3" w:rsidRDefault="00B722A3" w:rsidP="0084030C">
      <w:pPr>
        <w:rPr>
          <w:rFonts w:ascii="Times New Roman" w:hAnsi="Times New Roman" w:cs="Times New Roman"/>
          <w:bCs/>
        </w:rPr>
      </w:pPr>
    </w:p>
    <w:p w14:paraId="42E76144" w14:textId="2957E48B" w:rsidR="00B722A3" w:rsidRPr="00A52D04" w:rsidRDefault="00B722A3" w:rsidP="00B722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commentRangeStart w:id="108"/>
      <w:r w:rsidRPr="00A52D04">
        <w:rPr>
          <w:rFonts w:ascii="Times New Roman" w:hAnsi="Times New Roman" w:cs="Times New Roman"/>
          <w:b/>
          <w:bCs/>
        </w:rPr>
        <w:t>Multifold</w:t>
      </w:r>
      <w:commentRangeEnd w:id="108"/>
      <w:r w:rsidR="008D6A1F">
        <w:rPr>
          <w:rStyle w:val="CommentReference"/>
        </w:rPr>
        <w:commentReference w:id="108"/>
      </w:r>
      <w:r w:rsidRPr="00A52D04">
        <w:rPr>
          <w:rFonts w:ascii="Times New Roman" w:hAnsi="Times New Roman" w:cs="Times New Roman"/>
          <w:b/>
          <w:bCs/>
        </w:rPr>
        <w:t xml:space="preserve"> combined complementary analysis illustrations</w:t>
      </w:r>
    </w:p>
    <w:p w14:paraId="7846435D" w14:textId="77777777" w:rsidR="00B722A3" w:rsidRPr="00B722A3" w:rsidRDefault="00B722A3" w:rsidP="00B722A3">
      <w:pPr>
        <w:rPr>
          <w:rFonts w:ascii="Times New Roman" w:hAnsi="Times New Roman" w:cs="Times New Roman"/>
          <w:bCs/>
        </w:rPr>
      </w:pPr>
    </w:p>
    <w:p w14:paraId="039EE182" w14:textId="12547B68" w:rsidR="0084030C" w:rsidRDefault="000152C4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FB0553A" wp14:editId="224A2AB1">
            <wp:extent cx="5266690" cy="3948430"/>
            <wp:effectExtent l="0" t="0" r="0" b="0"/>
            <wp:docPr id="19" name="Picture 19" descr="Multifold_MIR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fold_MIR8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F39C" w14:textId="33540D43" w:rsidR="000152C4" w:rsidRDefault="000152C4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9. </w:t>
      </w:r>
      <w:commentRangeStart w:id="109"/>
      <w:r>
        <w:rPr>
          <w:rFonts w:ascii="Times New Roman" w:hAnsi="Times New Roman" w:cs="Times New Roman"/>
          <w:bCs/>
        </w:rPr>
        <w:t xml:space="preserve">All osa-miR818 family members are aligned with their “assumed” target, every circle stands for a SNP found </w:t>
      </w:r>
      <w:r w:rsidR="00A52D04">
        <w:rPr>
          <w:rFonts w:ascii="Times New Roman" w:hAnsi="Times New Roman" w:cs="Times New Roman"/>
          <w:bCs/>
        </w:rPr>
        <w:t>on that position with different colors showing the corresponding cultivar numbers.</w:t>
      </w:r>
      <w:commentRangeEnd w:id="109"/>
      <w:r w:rsidR="008D6A1F">
        <w:rPr>
          <w:rStyle w:val="CommentReference"/>
        </w:rPr>
        <w:commentReference w:id="109"/>
      </w:r>
    </w:p>
    <w:p w14:paraId="3A8D80B5" w14:textId="77777777" w:rsidR="00A52D04" w:rsidRDefault="00A52D04" w:rsidP="0084030C">
      <w:pPr>
        <w:rPr>
          <w:rFonts w:ascii="Times New Roman" w:hAnsi="Times New Roman" w:cs="Times New Roman"/>
          <w:bCs/>
        </w:rPr>
      </w:pPr>
    </w:p>
    <w:p w14:paraId="618F7086" w14:textId="1A699147" w:rsidR="00A52D04" w:rsidRPr="00296326" w:rsidRDefault="00A52D04" w:rsidP="00A52D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296326">
        <w:rPr>
          <w:rFonts w:ascii="Times New Roman" w:hAnsi="Times New Roman" w:cs="Times New Roman"/>
          <w:b/>
          <w:bCs/>
        </w:rPr>
        <w:t>Haplotypes and phenotypes of corresponding cultivars</w:t>
      </w:r>
    </w:p>
    <w:p w14:paraId="4DB77CC0" w14:textId="77777777" w:rsidR="00296326" w:rsidRPr="00296326" w:rsidRDefault="00296326" w:rsidP="00296326">
      <w:pPr>
        <w:rPr>
          <w:rFonts w:ascii="Times New Roman" w:hAnsi="Times New Roman" w:cs="Times New Roman"/>
          <w:bCs/>
        </w:rPr>
      </w:pPr>
    </w:p>
    <w:p w14:paraId="086EB6DA" w14:textId="491C4BE3" w:rsidR="00A52D04" w:rsidRPr="000418D9" w:rsidRDefault="00296326" w:rsidP="0029632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0418D9">
        <w:rPr>
          <w:rFonts w:ascii="Times New Roman" w:hAnsi="Times New Roman" w:cs="Times New Roman"/>
          <w:b/>
          <w:bCs/>
        </w:rPr>
        <w:t>Secondary Branching of osa-miR156 related haplotypes</w:t>
      </w:r>
    </w:p>
    <w:p w14:paraId="5D981955" w14:textId="324FE60A" w:rsidR="00296326" w:rsidRDefault="00296326" w:rsidP="00296326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3AB91757" wp14:editId="3D1955F7">
            <wp:extent cx="4134454" cy="3160410"/>
            <wp:effectExtent l="0" t="0" r="6350" b="0"/>
            <wp:docPr id="20" name="Picture 20" descr="../../Haplotype2Phenotype/miR156Phenotype/secondary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Haplotype2Phenotype/miR156Phenotype/secondaryBranching.png"/>
                    <pic:cNvPicPr>
                      <a:picLocks noChangeAspect="1" noChangeArrowheads="1"/>
                    </pic:cNvPicPr>
                  </pic:nvPicPr>
                  <pic:blipFill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34" cy="31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BA14" w14:textId="1CD731AC" w:rsidR="00296326" w:rsidRDefault="00296326" w:rsidP="00296326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Figure 10. </w:t>
      </w:r>
      <w:commentRangeStart w:id="110"/>
      <w:r w:rsidR="000418D9">
        <w:rPr>
          <w:rFonts w:ascii="Times New Roman" w:hAnsi="Times New Roman" w:cs="Times New Roman"/>
          <w:bCs/>
        </w:rPr>
        <w:t>The secondary branching of cultivars of different haplotype patterns. Here 0 stands for absent, 1 stands for sparse (light), 2 stands for dense (heavy), 3 stands for clustering.</w:t>
      </w:r>
      <w:r w:rsidR="0058089A">
        <w:rPr>
          <w:rFonts w:ascii="Times New Roman" w:hAnsi="Times New Roman" w:cs="Times New Roman"/>
          <w:bCs/>
        </w:rPr>
        <w:t xml:space="preserve"> Some haplotypes’ values are missing due to the lack of phenotype data of the corresponding cultivars.</w:t>
      </w:r>
      <w:commentRangeEnd w:id="110"/>
      <w:r w:rsidR="008D6A1F">
        <w:rPr>
          <w:rStyle w:val="CommentReference"/>
        </w:rPr>
        <w:commentReference w:id="110"/>
      </w:r>
    </w:p>
    <w:p w14:paraId="3F2C2D6B" w14:textId="77777777" w:rsidR="0058089A" w:rsidRDefault="0058089A" w:rsidP="00296326">
      <w:pPr>
        <w:ind w:left="720"/>
        <w:rPr>
          <w:rFonts w:ascii="Times New Roman" w:hAnsi="Times New Roman" w:cs="Times New Roman"/>
          <w:bCs/>
        </w:rPr>
      </w:pPr>
    </w:p>
    <w:p w14:paraId="0699581F" w14:textId="6454C771" w:rsidR="0058089A" w:rsidRDefault="0058089A" w:rsidP="005808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Grain Size of osa-miR156 related haplotypes</w:t>
      </w:r>
    </w:p>
    <w:p w14:paraId="28F54495" w14:textId="77777777" w:rsidR="0058089A" w:rsidRPr="0058089A" w:rsidRDefault="0058089A" w:rsidP="0058089A">
      <w:pPr>
        <w:rPr>
          <w:rFonts w:ascii="Times New Roman" w:hAnsi="Times New Roman" w:cs="Times New Roman"/>
          <w:bCs/>
        </w:rPr>
      </w:pPr>
    </w:p>
    <w:p w14:paraId="1F1DF4E7" w14:textId="71E02F3E" w:rsidR="000418D9" w:rsidRDefault="0058089A" w:rsidP="0058089A">
      <w:pPr>
        <w:ind w:left="720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1D3B955E" wp14:editId="3AA842AB">
            <wp:extent cx="4763860" cy="3641533"/>
            <wp:effectExtent l="0" t="0" r="11430" b="0"/>
            <wp:docPr id="21" name="Picture 21" descr="../../Haplotype2Phenotype/miR156Phenotype/Grain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Haplotype2Phenotype/miR156Phenotype/Grain_size.png"/>
                    <pic:cNvPicPr>
                      <a:picLocks noChangeAspect="1" noChangeArrowheads="1"/>
                    </pic:cNvPicPr>
                  </pic:nvPicPr>
                  <pic:blipFill>
                    <a:blip r:embed="rId2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20" cy="36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6546" w14:textId="6C8F2473" w:rsidR="0058089A" w:rsidRPr="00296326" w:rsidRDefault="0058089A" w:rsidP="00296326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11. Grain size = Grain length / width.</w:t>
      </w:r>
    </w:p>
    <w:sectPr w:rsidR="0058089A" w:rsidRPr="00296326" w:rsidSect="00B566D7">
      <w:pgSz w:w="11900" w:h="16840"/>
      <w:pgMar w:top="1440" w:right="1800" w:bottom="1440" w:left="1800" w:header="708" w:footer="708" w:gutter="0"/>
      <w:cols w:space="708"/>
      <w:docGrid w:linePitch="40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Junyan Li" w:date="2016-10-18T12:02:00Z" w:initials="JL">
    <w:p w14:paraId="520A3CFA" w14:textId="5C1C06D1" w:rsidR="00426CBC" w:rsidRDefault="00426CBC">
      <w:pPr>
        <w:pStyle w:val="CommentText"/>
      </w:pPr>
      <w:r>
        <w:rPr>
          <w:rStyle w:val="CommentReference"/>
        </w:rPr>
        <w:annotationRef/>
      </w:r>
      <w:r w:rsidR="001E58B2">
        <w:t xml:space="preserve">Data is too simple and straightforward. </w:t>
      </w:r>
      <w:r>
        <w:t xml:space="preserve">Can be </w:t>
      </w:r>
      <w:r w:rsidR="003811F4">
        <w:t xml:space="preserve">a </w:t>
      </w:r>
      <w:r>
        <w:t>supplementary figure at most.</w:t>
      </w:r>
    </w:p>
  </w:comment>
  <w:comment w:id="17" w:author="Junyan Li" w:date="2016-10-18T11:18:00Z" w:initials="JL">
    <w:p w14:paraId="404E31FF" w14:textId="77389BC2" w:rsidR="000450D5" w:rsidRDefault="000450D5">
      <w:pPr>
        <w:pStyle w:val="CommentText"/>
      </w:pPr>
      <w:r>
        <w:rPr>
          <w:rStyle w:val="CommentReference"/>
        </w:rPr>
        <w:annotationRef/>
      </w:r>
      <w:r>
        <w:t>This is materials and methods.</w:t>
      </w:r>
    </w:p>
  </w:comment>
  <w:comment w:id="34" w:author="Junyan Li" w:date="2016-10-18T11:19:00Z" w:initials="JL">
    <w:p w14:paraId="51BC4821" w14:textId="648298B2" w:rsidR="000450D5" w:rsidRDefault="000450D5">
      <w:pPr>
        <w:pStyle w:val="CommentText"/>
      </w:pPr>
      <w:r>
        <w:rPr>
          <w:rStyle w:val="CommentReference"/>
        </w:rPr>
        <w:annotationRef/>
      </w:r>
      <w:r>
        <w:t xml:space="preserve">This should be in the text. </w:t>
      </w:r>
      <w:r w:rsidR="003811F4" w:rsidRPr="003811F4">
        <w:rPr>
          <w:rFonts w:hint="eastAsia"/>
        </w:rPr>
        <w:t>P</w:t>
      </w:r>
      <w:r w:rsidR="003811F4" w:rsidRPr="003811F4">
        <w:t>ay attention to your language, as it is not formal and scientific enough for either a thesis or a journal article.</w:t>
      </w:r>
    </w:p>
  </w:comment>
  <w:comment w:id="56" w:author="Junyan Li" w:date="2016-10-18T11:37:00Z" w:initials="JL">
    <w:p w14:paraId="47B7F28B" w14:textId="1EEC2477" w:rsidR="0084648D" w:rsidRDefault="0084648D">
      <w:pPr>
        <w:pStyle w:val="CommentText"/>
      </w:pPr>
      <w:r>
        <w:rPr>
          <w:rStyle w:val="CommentReference"/>
        </w:rPr>
        <w:annotationRef/>
      </w:r>
      <w:r>
        <w:t xml:space="preserve">Does this title really tell your findings? </w:t>
      </w:r>
      <w:r w:rsidR="00BC1F7C">
        <w:t xml:space="preserve">Again, data presented is very simple. </w:t>
      </w:r>
      <w:r w:rsidR="00426CBC">
        <w:t>Can be</w:t>
      </w:r>
      <w:r w:rsidR="00BC1F7C">
        <w:t xml:space="preserve"> a</w:t>
      </w:r>
      <w:r w:rsidR="00426CBC">
        <w:t xml:space="preserve"> supplementary figure at most. </w:t>
      </w:r>
    </w:p>
  </w:comment>
  <w:comment w:id="59" w:author="Junyan Li" w:date="2016-10-18T11:40:00Z" w:initials="JL">
    <w:p w14:paraId="20E08410" w14:textId="175F574A" w:rsidR="0084648D" w:rsidRDefault="0084648D">
      <w:pPr>
        <w:pStyle w:val="CommentText"/>
      </w:pPr>
      <w:r>
        <w:rPr>
          <w:rStyle w:val="CommentReference"/>
        </w:rPr>
        <w:annotationRef/>
      </w:r>
      <w:r>
        <w:t xml:space="preserve">How did you define the flanking region? Why did you choose those regions? References. </w:t>
      </w:r>
    </w:p>
  </w:comment>
  <w:comment w:id="57" w:author="Junyan Li" w:date="2016-10-18T11:38:00Z" w:initials="JL">
    <w:p w14:paraId="16083C95" w14:textId="3571095C" w:rsidR="0084648D" w:rsidRDefault="0084648D">
      <w:pPr>
        <w:pStyle w:val="CommentText"/>
      </w:pPr>
      <w:r>
        <w:rPr>
          <w:rStyle w:val="CommentReference"/>
        </w:rPr>
        <w:annotationRef/>
      </w:r>
      <w:r>
        <w:t>This is materials and methods.</w:t>
      </w:r>
    </w:p>
  </w:comment>
  <w:comment w:id="60" w:author="Junyan Li" w:date="2016-10-18T11:44:00Z" w:initials="JL">
    <w:p w14:paraId="3FA46F2D" w14:textId="429ADF3A" w:rsidR="0084648D" w:rsidRDefault="0084648D">
      <w:pPr>
        <w:pStyle w:val="CommentText"/>
      </w:pPr>
      <w:r>
        <w:rPr>
          <w:rStyle w:val="CommentReference"/>
        </w:rPr>
        <w:annotationRef/>
      </w:r>
      <w:r>
        <w:t xml:space="preserve">This should be in the text. </w:t>
      </w:r>
    </w:p>
  </w:comment>
  <w:comment w:id="61" w:author="Junyan Li" w:date="2016-10-18T12:10:00Z" w:initials="JL">
    <w:p w14:paraId="603A3ECA" w14:textId="3FBFC4B9" w:rsidR="001E58B2" w:rsidRDefault="001E58B2">
      <w:pPr>
        <w:pStyle w:val="CommentText"/>
      </w:pPr>
      <w:r>
        <w:rPr>
          <w:rStyle w:val="CommentReference"/>
        </w:rPr>
        <w:annotationRef/>
      </w:r>
      <w:r w:rsidR="009A312C">
        <w:t xml:space="preserve">Define what combined haplotype pattern means in the text. </w:t>
      </w:r>
      <w:r>
        <w:t>Again, what does this figure really reveal?</w:t>
      </w:r>
      <w:r w:rsidR="0099068A">
        <w:t xml:space="preserve"> It lacks any sort of interpretation. </w:t>
      </w:r>
    </w:p>
  </w:comment>
  <w:comment w:id="64" w:author="Junyan Li" w:date="2016-10-22T21:50:00Z" w:initials="JL">
    <w:p w14:paraId="5F3B43DF" w14:textId="0BC0970A" w:rsidR="0099068A" w:rsidRDefault="0099068A">
      <w:pPr>
        <w:pStyle w:val="CommentText"/>
      </w:pPr>
      <w:r>
        <w:rPr>
          <w:rStyle w:val="CommentReference"/>
        </w:rPr>
        <w:annotationRef/>
      </w:r>
      <w:r>
        <w:t>I don’t really understand what you are trying to say….</w:t>
      </w:r>
    </w:p>
  </w:comment>
  <w:comment w:id="69" w:author="Junyan Li" w:date="2016-10-18T12:12:00Z" w:initials="JL">
    <w:p w14:paraId="38DAFBC1" w14:textId="0B499664" w:rsidR="001E58B2" w:rsidRDefault="001E58B2">
      <w:pPr>
        <w:pStyle w:val="CommentText"/>
      </w:pPr>
      <w:r>
        <w:rPr>
          <w:rStyle w:val="CommentReference"/>
        </w:rPr>
        <w:annotationRef/>
      </w:r>
      <w:r>
        <w:t>Figure titles need to be conclusive and informative.</w:t>
      </w:r>
      <w:r w:rsidR="009A312C">
        <w:t xml:space="preserve"> Explain what combined complementary </w:t>
      </w:r>
      <w:r w:rsidR="00112639">
        <w:t xml:space="preserve"> </w:t>
      </w:r>
    </w:p>
    <w:p w14:paraId="4D53561A" w14:textId="750AC2AA" w:rsidR="001E58B2" w:rsidRDefault="001E58B2">
      <w:pPr>
        <w:pStyle w:val="CommentText"/>
      </w:pPr>
    </w:p>
  </w:comment>
  <w:comment w:id="70" w:author="Junyan Li" w:date="2016-10-22T21:50:00Z" w:initials="JL">
    <w:p w14:paraId="766F087C" w14:textId="2CFBE4F9" w:rsidR="0099068A" w:rsidRDefault="0099068A">
      <w:pPr>
        <w:pStyle w:val="CommentText"/>
      </w:pPr>
      <w:r>
        <w:rPr>
          <w:rStyle w:val="CommentReference"/>
        </w:rPr>
        <w:annotationRef/>
      </w:r>
      <w:r>
        <w:t>Again, figures and tables in the article should not be raw data like this. You need to interpret them…</w:t>
      </w:r>
    </w:p>
  </w:comment>
  <w:comment w:id="71" w:author="Junyan Li" w:date="2016-10-18T14:26:00Z" w:initials="JL">
    <w:p w14:paraId="2FBB35C3" w14:textId="3C0A3901" w:rsidR="009A312C" w:rsidRDefault="009A312C">
      <w:pPr>
        <w:pStyle w:val="CommentText"/>
      </w:pPr>
      <w:r>
        <w:rPr>
          <w:rStyle w:val="CommentReference"/>
        </w:rPr>
        <w:annotationRef/>
      </w:r>
    </w:p>
  </w:comment>
  <w:comment w:id="73" w:author="Junyan Li" w:date="2016-10-22T21:52:00Z" w:initials="JL">
    <w:p w14:paraId="568BE259" w14:textId="4198C6FB" w:rsidR="0099068A" w:rsidRDefault="0099068A">
      <w:pPr>
        <w:pStyle w:val="CommentText"/>
      </w:pPr>
      <w:r>
        <w:rPr>
          <w:rStyle w:val="CommentReference"/>
        </w:rPr>
        <w:annotationRef/>
      </w:r>
      <w:r>
        <w:t>Title is not clear.</w:t>
      </w:r>
    </w:p>
  </w:comment>
  <w:comment w:id="74" w:author="Junyan Li" w:date="2016-10-22T21:54:00Z" w:initials="JL">
    <w:p w14:paraId="39D785EB" w14:textId="74B921D8" w:rsidR="0099068A" w:rsidRDefault="0099068A">
      <w:pPr>
        <w:pStyle w:val="CommentText"/>
      </w:pPr>
      <w:r>
        <w:rPr>
          <w:rStyle w:val="CommentReference"/>
        </w:rPr>
        <w:annotationRef/>
      </w:r>
      <w:r>
        <w:t>Is this your figure title? A title should be like: The S</w:t>
      </w:r>
      <w:r w:rsidR="00F01D3E">
        <w:t>NP distribution along matured</w:t>
      </w:r>
      <w:r>
        <w:t xml:space="preserve"> conserved and non-conserved</w:t>
      </w:r>
      <w:r w:rsidR="00EF2603">
        <w:t xml:space="preserve"> </w:t>
      </w:r>
      <w:r>
        <w:t>miRNAs</w:t>
      </w:r>
      <w:r w:rsidR="00F01D3E">
        <w:t xml:space="preserve"> from 5’end to 3’end. </w:t>
      </w:r>
      <w:r w:rsidR="00EC4B28">
        <w:t>What are you trying to show in the figure?</w:t>
      </w:r>
    </w:p>
    <w:p w14:paraId="1D167090" w14:textId="0AB76CD9" w:rsidR="0099068A" w:rsidRDefault="0099068A">
      <w:pPr>
        <w:pStyle w:val="CommentText"/>
      </w:pPr>
    </w:p>
  </w:comment>
  <w:comment w:id="82" w:author="Junyan Li" w:date="2016-10-22T22:02:00Z" w:initials="JL">
    <w:p w14:paraId="71C510DA" w14:textId="3D1E4551" w:rsidR="00EF2603" w:rsidRDefault="00EF2603">
      <w:pPr>
        <w:pStyle w:val="CommentText"/>
      </w:pPr>
      <w:r>
        <w:rPr>
          <w:rStyle w:val="CommentReference"/>
        </w:rPr>
        <w:annotationRef/>
      </w:r>
      <w:r>
        <w:t>This cannot be considered as a figur</w:t>
      </w:r>
      <w:r w:rsidR="00EC4B28">
        <w:t>e legend. Again, did you compare</w:t>
      </w:r>
      <w:r>
        <w:t xml:space="preserve"> the SNP frequency </w:t>
      </w:r>
      <w:r w:rsidR="00EC4B28">
        <w:t>of miRNAs with that of their targets?</w:t>
      </w:r>
    </w:p>
  </w:comment>
  <w:comment w:id="84" w:author="Junyan Li" w:date="2016-10-22T22:09:00Z" w:initials="JL">
    <w:p w14:paraId="4D561A41" w14:textId="23C252F1" w:rsidR="00EC4B28" w:rsidRDefault="00EC4B28">
      <w:pPr>
        <w:pStyle w:val="CommentText"/>
      </w:pPr>
      <w:r>
        <w:rPr>
          <w:rStyle w:val="CommentReference"/>
        </w:rPr>
        <w:annotationRef/>
      </w:r>
      <w:r>
        <w:t>What does this tell in comparison with that of the predicted targets?</w:t>
      </w:r>
    </w:p>
  </w:comment>
  <w:comment w:id="85" w:author="Junyan Li" w:date="2016-10-22T22:10:00Z" w:initials="JL">
    <w:p w14:paraId="70F4B21A" w14:textId="4F832DDC" w:rsidR="00EC4B28" w:rsidRDefault="00EC4B28">
      <w:pPr>
        <w:pStyle w:val="CommentText"/>
      </w:pPr>
      <w:r>
        <w:rPr>
          <w:rStyle w:val="CommentReference"/>
        </w:rPr>
        <w:annotationRef/>
      </w:r>
      <w:r>
        <w:t>Nobody will understand what you try to present without proper figure legend. What is your observation and conclusion?</w:t>
      </w:r>
    </w:p>
  </w:comment>
  <w:comment w:id="86" w:author="Junyan Li" w:date="2016-10-22T22:15:00Z" w:initials="JL">
    <w:p w14:paraId="575297EE" w14:textId="2F8203D0" w:rsidR="00CC4C0D" w:rsidRDefault="00CC4C0D">
      <w:pPr>
        <w:pStyle w:val="CommentText"/>
      </w:pPr>
      <w:r>
        <w:rPr>
          <w:rStyle w:val="CommentReference"/>
        </w:rPr>
        <w:annotationRef/>
      </w:r>
      <w:r>
        <w:t>Should you combine all three figures together somehow to show the differences?</w:t>
      </w:r>
    </w:p>
  </w:comment>
  <w:comment w:id="87" w:author="Junyan Li" w:date="2016-10-22T22:16:00Z" w:initials="JL">
    <w:p w14:paraId="29D921F3" w14:textId="44D83CBB" w:rsidR="00CC4C0D" w:rsidRDefault="00CC4C0D">
      <w:pPr>
        <w:pStyle w:val="CommentText"/>
      </w:pPr>
      <w:r>
        <w:rPr>
          <w:rStyle w:val="CommentReference"/>
        </w:rPr>
        <w:annotationRef/>
      </w:r>
      <w:r>
        <w:t xml:space="preserve">I don’t understand </w:t>
      </w:r>
      <w:r w:rsidR="00C77682">
        <w:t>it. What are you trying to demonstrate here?</w:t>
      </w:r>
    </w:p>
  </w:comment>
  <w:comment w:id="90" w:author="Junyan Li" w:date="2016-10-22T22:21:00Z" w:initials="JL">
    <w:p w14:paraId="5C10994B" w14:textId="73C57D80" w:rsidR="00C77682" w:rsidRDefault="00C77682">
      <w:pPr>
        <w:pStyle w:val="CommentText"/>
      </w:pPr>
      <w:r>
        <w:rPr>
          <w:rStyle w:val="CommentReference"/>
        </w:rPr>
        <w:annotationRef/>
      </w:r>
      <w:r>
        <w:t>Pay attention to your language…</w:t>
      </w:r>
    </w:p>
  </w:comment>
  <w:comment w:id="103" w:author="Junyan Li" w:date="2016-10-22T22:26:00Z" w:initials="JL">
    <w:p w14:paraId="58AB2814" w14:textId="77777777" w:rsidR="00C77682" w:rsidRDefault="00C77682">
      <w:pPr>
        <w:pStyle w:val="CommentText"/>
      </w:pPr>
      <w:r>
        <w:rPr>
          <w:rStyle w:val="CommentReference"/>
        </w:rPr>
        <w:annotationRef/>
      </w:r>
      <w:r>
        <w:t>Sorry I am lost again…</w:t>
      </w:r>
      <w:r w:rsidR="00AE4546">
        <w:t>What are you trying to demonstrate here?</w:t>
      </w:r>
    </w:p>
    <w:p w14:paraId="369F7D0E" w14:textId="7FA42EFA" w:rsidR="00AE4546" w:rsidRDefault="00AE4546">
      <w:pPr>
        <w:pStyle w:val="CommentText"/>
      </w:pPr>
    </w:p>
  </w:comment>
  <w:comment w:id="107" w:author="Junyan Li" w:date="2016-10-22T22:33:00Z" w:initials="JL">
    <w:p w14:paraId="28AF2C38" w14:textId="20F22CB8" w:rsidR="00AE4546" w:rsidRDefault="00AE4546">
      <w:pPr>
        <w:pStyle w:val="CommentText"/>
      </w:pPr>
      <w:r>
        <w:rPr>
          <w:rStyle w:val="CommentReference"/>
        </w:rPr>
        <w:annotationRef/>
      </w:r>
      <w:r>
        <w:t>This should be a supplementary figure. Leave it in the supplementary data. You need detailed description in materials and met</w:t>
      </w:r>
      <w:r w:rsidR="00466F8D">
        <w:rPr>
          <w:rFonts w:hint="eastAsia"/>
        </w:rPr>
        <w:t>h</w:t>
      </w:r>
      <w:r>
        <w:t>ods.</w:t>
      </w:r>
    </w:p>
  </w:comment>
  <w:comment w:id="108" w:author="Junyan Li" w:date="2016-10-22T22:45:00Z" w:initials="JL">
    <w:p w14:paraId="74A02B06" w14:textId="74879304" w:rsidR="008D6A1F" w:rsidRDefault="008D6A1F">
      <w:pPr>
        <w:pStyle w:val="CommentText"/>
      </w:pPr>
      <w:r>
        <w:rPr>
          <w:rStyle w:val="CommentReference"/>
        </w:rPr>
        <w:annotationRef/>
      </w:r>
      <w:r>
        <w:t>What does this mean?</w:t>
      </w:r>
    </w:p>
  </w:comment>
  <w:comment w:id="109" w:author="Junyan Li" w:date="2016-10-22T22:46:00Z" w:initials="JL">
    <w:p w14:paraId="15AA9F1B" w14:textId="77777777" w:rsidR="008D6A1F" w:rsidRDefault="008D6A1F">
      <w:pPr>
        <w:pStyle w:val="CommentText"/>
      </w:pPr>
      <w:r>
        <w:rPr>
          <w:rStyle w:val="CommentReference"/>
        </w:rPr>
        <w:annotationRef/>
      </w:r>
      <w:r>
        <w:t>What are you trying to tell?</w:t>
      </w:r>
    </w:p>
    <w:p w14:paraId="101FED7A" w14:textId="076633FB" w:rsidR="008D6A1F" w:rsidRDefault="008D6A1F">
      <w:pPr>
        <w:pStyle w:val="CommentText"/>
      </w:pPr>
    </w:p>
  </w:comment>
  <w:comment w:id="110" w:author="Junyan Li" w:date="2016-10-22T22:52:00Z" w:initials="JL">
    <w:p w14:paraId="76E4DC27" w14:textId="15801717" w:rsidR="008D6A1F" w:rsidRDefault="008D6A1F">
      <w:pPr>
        <w:pStyle w:val="CommentText"/>
      </w:pPr>
      <w:r>
        <w:rPr>
          <w:rStyle w:val="CommentReference"/>
        </w:rPr>
        <w:annotationRef/>
      </w:r>
      <w:r>
        <w:t>How many cultivars are under each haplotype?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20A3CFA" w15:done="0"/>
  <w15:commentEx w15:paraId="404E31FF" w15:done="0"/>
  <w15:commentEx w15:paraId="51BC4821" w15:done="0"/>
  <w15:commentEx w15:paraId="47B7F28B" w15:done="0"/>
  <w15:commentEx w15:paraId="20E08410" w15:done="0"/>
  <w15:commentEx w15:paraId="16083C95" w15:done="0"/>
  <w15:commentEx w15:paraId="3FA46F2D" w15:done="0"/>
  <w15:commentEx w15:paraId="603A3ECA" w15:done="0"/>
  <w15:commentEx w15:paraId="5F3B43DF" w15:done="0"/>
  <w15:commentEx w15:paraId="4D53561A" w15:done="0"/>
  <w15:commentEx w15:paraId="766F087C" w15:done="0"/>
  <w15:commentEx w15:paraId="2FBB35C3" w15:done="0"/>
  <w15:commentEx w15:paraId="568BE259" w15:done="0"/>
  <w15:commentEx w15:paraId="1D167090" w15:done="0"/>
  <w15:commentEx w15:paraId="71C510DA" w15:done="0"/>
  <w15:commentEx w15:paraId="4D561A41" w15:done="0"/>
  <w15:commentEx w15:paraId="70F4B21A" w15:done="0"/>
  <w15:commentEx w15:paraId="575297EE" w15:done="0"/>
  <w15:commentEx w15:paraId="29D921F3" w15:done="0"/>
  <w15:commentEx w15:paraId="5C10994B" w15:done="0"/>
  <w15:commentEx w15:paraId="369F7D0E" w15:done="0"/>
  <w15:commentEx w15:paraId="28AF2C38" w15:done="0"/>
  <w15:commentEx w15:paraId="74A02B06" w15:done="0"/>
  <w15:commentEx w15:paraId="101FED7A" w15:done="0"/>
  <w15:commentEx w15:paraId="76E4DC2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B7D69"/>
    <w:multiLevelType w:val="hybridMultilevel"/>
    <w:tmpl w:val="E8F4692C"/>
    <w:lvl w:ilvl="0" w:tplc="07547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22A5AF4"/>
    <w:multiLevelType w:val="hybridMultilevel"/>
    <w:tmpl w:val="E2440260"/>
    <w:lvl w:ilvl="0" w:tplc="08FAB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unyan Li">
    <w15:presenceInfo w15:providerId="None" w15:userId="Junyan Li"/>
  </w15:person>
  <w15:person w15:author="Thomas Huang">
    <w15:presenceInfo w15:providerId="Windows Live" w15:userId="2c6d085a2e0513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oNotDisplayPageBoundaries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4D1"/>
    <w:rsid w:val="000044F7"/>
    <w:rsid w:val="000152C4"/>
    <w:rsid w:val="000418D9"/>
    <w:rsid w:val="000450D5"/>
    <w:rsid w:val="00046ABC"/>
    <w:rsid w:val="00060D91"/>
    <w:rsid w:val="00080D93"/>
    <w:rsid w:val="000B1982"/>
    <w:rsid w:val="00112639"/>
    <w:rsid w:val="0013651E"/>
    <w:rsid w:val="001A3FCE"/>
    <w:rsid w:val="001E58B2"/>
    <w:rsid w:val="001F38F4"/>
    <w:rsid w:val="00281622"/>
    <w:rsid w:val="002858FD"/>
    <w:rsid w:val="00296326"/>
    <w:rsid w:val="002B7267"/>
    <w:rsid w:val="0031636C"/>
    <w:rsid w:val="003264CB"/>
    <w:rsid w:val="003519FC"/>
    <w:rsid w:val="00363B2A"/>
    <w:rsid w:val="003811F4"/>
    <w:rsid w:val="0038199D"/>
    <w:rsid w:val="003B2962"/>
    <w:rsid w:val="003D35DB"/>
    <w:rsid w:val="003F64F8"/>
    <w:rsid w:val="00426CBC"/>
    <w:rsid w:val="00454CE2"/>
    <w:rsid w:val="00466BB0"/>
    <w:rsid w:val="00466F8D"/>
    <w:rsid w:val="0057009A"/>
    <w:rsid w:val="0058089A"/>
    <w:rsid w:val="00622B9B"/>
    <w:rsid w:val="00622DB1"/>
    <w:rsid w:val="00657E9A"/>
    <w:rsid w:val="006C069F"/>
    <w:rsid w:val="006E6E00"/>
    <w:rsid w:val="006F4A61"/>
    <w:rsid w:val="00704576"/>
    <w:rsid w:val="007365D0"/>
    <w:rsid w:val="007B12C8"/>
    <w:rsid w:val="007E0481"/>
    <w:rsid w:val="0082636A"/>
    <w:rsid w:val="0084030C"/>
    <w:rsid w:val="0084365A"/>
    <w:rsid w:val="0084648D"/>
    <w:rsid w:val="00875338"/>
    <w:rsid w:val="008D5CDD"/>
    <w:rsid w:val="008D6A1F"/>
    <w:rsid w:val="00967707"/>
    <w:rsid w:val="00976C80"/>
    <w:rsid w:val="00983782"/>
    <w:rsid w:val="0099068A"/>
    <w:rsid w:val="00991F4C"/>
    <w:rsid w:val="00994CB5"/>
    <w:rsid w:val="009A312C"/>
    <w:rsid w:val="00A07E91"/>
    <w:rsid w:val="00A404D1"/>
    <w:rsid w:val="00A42D26"/>
    <w:rsid w:val="00A50F44"/>
    <w:rsid w:val="00A52D04"/>
    <w:rsid w:val="00A9461A"/>
    <w:rsid w:val="00A97076"/>
    <w:rsid w:val="00AE1EAB"/>
    <w:rsid w:val="00AE4546"/>
    <w:rsid w:val="00B03F72"/>
    <w:rsid w:val="00B17DC4"/>
    <w:rsid w:val="00B566D7"/>
    <w:rsid w:val="00B65135"/>
    <w:rsid w:val="00B722A3"/>
    <w:rsid w:val="00B9154D"/>
    <w:rsid w:val="00B952F0"/>
    <w:rsid w:val="00B97A2E"/>
    <w:rsid w:val="00BC1F7C"/>
    <w:rsid w:val="00C134D8"/>
    <w:rsid w:val="00C22D39"/>
    <w:rsid w:val="00C77682"/>
    <w:rsid w:val="00CB4FF6"/>
    <w:rsid w:val="00CC3994"/>
    <w:rsid w:val="00CC4C0D"/>
    <w:rsid w:val="00CC7039"/>
    <w:rsid w:val="00CD7FE7"/>
    <w:rsid w:val="00CF19D3"/>
    <w:rsid w:val="00D063B6"/>
    <w:rsid w:val="00D11A50"/>
    <w:rsid w:val="00D458F5"/>
    <w:rsid w:val="00D82DAF"/>
    <w:rsid w:val="00D83B69"/>
    <w:rsid w:val="00D87FFA"/>
    <w:rsid w:val="00D93831"/>
    <w:rsid w:val="00DC3E5B"/>
    <w:rsid w:val="00DC56DB"/>
    <w:rsid w:val="00E119CC"/>
    <w:rsid w:val="00E306C1"/>
    <w:rsid w:val="00E54038"/>
    <w:rsid w:val="00E65624"/>
    <w:rsid w:val="00E7092C"/>
    <w:rsid w:val="00E85D52"/>
    <w:rsid w:val="00EC4B28"/>
    <w:rsid w:val="00EF2603"/>
    <w:rsid w:val="00F01D3E"/>
    <w:rsid w:val="00F30C3B"/>
    <w:rsid w:val="00F551B5"/>
    <w:rsid w:val="00FD1E9D"/>
    <w:rsid w:val="00FD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70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04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E1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461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61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450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50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50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0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0D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fontTable" Target="fontTable.xml"/><Relationship Id="rId29" Type="http://schemas.microsoft.com/office/2011/relationships/people" Target="peop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E9B62-88F6-2F4A-B33E-9E67015ED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1092</Words>
  <Characters>6226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Huang</dc:creator>
  <cp:keywords/>
  <dc:description/>
  <cp:lastModifiedBy>Thomas Huang</cp:lastModifiedBy>
  <cp:revision>11</cp:revision>
  <dcterms:created xsi:type="dcterms:W3CDTF">2016-10-18T03:24:00Z</dcterms:created>
  <dcterms:modified xsi:type="dcterms:W3CDTF">2016-10-28T03:51:00Z</dcterms:modified>
</cp:coreProperties>
</file>