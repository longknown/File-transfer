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F440F" w14:textId="77777777" w:rsidR="00CE401D" w:rsidRDefault="009E25EB">
      <w:pPr>
        <w:spacing w:line="480" w:lineRule="auto"/>
        <w:rPr>
          <w:rFonts w:cs="Times New Roman"/>
          <w:color w:val="000000"/>
          <w:sz w:val="24"/>
          <w:szCs w:val="24"/>
        </w:rPr>
      </w:pPr>
      <w:r>
        <w:rPr>
          <w:rFonts w:cs="Times New Roman"/>
          <w:color w:val="000000"/>
          <w:sz w:val="24"/>
          <w:szCs w:val="24"/>
        </w:rPr>
        <w:t>研究报告</w:t>
      </w:r>
    </w:p>
    <w:p w14:paraId="42E2AF9E" w14:textId="77777777" w:rsidR="00CE401D" w:rsidRDefault="009E25EB">
      <w:pPr>
        <w:spacing w:line="480" w:lineRule="auto"/>
        <w:rPr>
          <w:rFonts w:eastAsia="黑体" w:cs="Times New Roman"/>
          <w:color w:val="000000"/>
          <w:sz w:val="24"/>
          <w:szCs w:val="24"/>
        </w:rPr>
      </w:pPr>
      <w:r>
        <w:rPr>
          <w:rFonts w:eastAsia="黑体" w:cs="Times New Roman"/>
          <w:color w:val="000000"/>
          <w:sz w:val="24"/>
          <w:szCs w:val="24"/>
        </w:rPr>
        <w:t>Research Report</w:t>
      </w:r>
    </w:p>
    <w:p w14:paraId="0D7814C5" w14:textId="77777777" w:rsidR="00CE401D" w:rsidRDefault="009E25EB">
      <w:pPr>
        <w:pStyle w:val="1"/>
        <w:rPr>
          <w:rFonts w:ascii="Times New Roman" w:hAnsi="Times New Roman" w:cs="Times New Roman"/>
          <w:b/>
        </w:rPr>
      </w:pPr>
      <w:commentRangeStart w:id="0"/>
      <w:r>
        <w:rPr>
          <w:rFonts w:ascii="Times New Roman" w:hAnsi="Times New Roman" w:cs="Times New Roman"/>
          <w:b/>
        </w:rPr>
        <w:t>水稻中过敏原蛋白全基因组预测及生物学功能预测分析</w:t>
      </w:r>
      <w:commentRangeEnd w:id="0"/>
      <w:r>
        <w:commentReference w:id="0"/>
      </w:r>
    </w:p>
    <w:p w14:paraId="52C19146" w14:textId="77777777" w:rsidR="00CE401D" w:rsidRDefault="009E25EB">
      <w:pPr>
        <w:ind w:rightChars="40" w:right="84"/>
        <w:jc w:val="left"/>
        <w:rPr>
          <w:rFonts w:cs="Times New Roman"/>
          <w:sz w:val="24"/>
        </w:rPr>
      </w:pPr>
      <w:r>
        <w:rPr>
          <w:rFonts w:cs="Times New Roman"/>
          <w:sz w:val="24"/>
        </w:rPr>
        <w:t>陈淼林</w:t>
      </w:r>
      <w:r>
        <w:rPr>
          <w:rFonts w:cs="Times New Roman"/>
          <w:sz w:val="24"/>
          <w:vertAlign w:val="superscript"/>
        </w:rPr>
        <w:t>1</w:t>
      </w:r>
      <w:r>
        <w:rPr>
          <w:rFonts w:cs="Times New Roman"/>
          <w:sz w:val="24"/>
        </w:rPr>
        <w:t>，许杰</w:t>
      </w:r>
      <w:r>
        <w:rPr>
          <w:rFonts w:cs="Times New Roman"/>
          <w:sz w:val="24"/>
          <w:vertAlign w:val="superscript"/>
        </w:rPr>
        <w:t>1*</w:t>
      </w:r>
    </w:p>
    <w:p w14:paraId="66EEFDBF" w14:textId="77777777" w:rsidR="00CE401D" w:rsidRDefault="009E25EB">
      <w:pPr>
        <w:pStyle w:val="11"/>
        <w:numPr>
          <w:ilvl w:val="0"/>
          <w:numId w:val="1"/>
        </w:numPr>
        <w:ind w:left="0" w:firstLineChars="0" w:firstLine="0"/>
        <w:jc w:val="left"/>
        <w:rPr>
          <w:rFonts w:ascii="Times New Roman" w:hAnsi="Times New Roman" w:cs="Times New Roman"/>
          <w:sz w:val="18"/>
        </w:rPr>
      </w:pPr>
      <w:r>
        <w:rPr>
          <w:rFonts w:ascii="Times New Roman" w:hAnsi="Times New Roman" w:cs="Times New Roman"/>
          <w:sz w:val="18"/>
        </w:rPr>
        <w:t>上海交通大学</w:t>
      </w:r>
      <w:r>
        <w:rPr>
          <w:rFonts w:ascii="Times New Roman" w:hAnsi="Times New Roman" w:cs="Times New Roman"/>
          <w:sz w:val="18"/>
        </w:rPr>
        <w:t xml:space="preserve"> </w:t>
      </w:r>
      <w:r>
        <w:rPr>
          <w:rFonts w:ascii="Times New Roman" w:hAnsi="Times New Roman" w:cs="Times New Roman"/>
          <w:sz w:val="18"/>
        </w:rPr>
        <w:t>生命科学技术学院，上海</w:t>
      </w:r>
      <w:r>
        <w:rPr>
          <w:rFonts w:ascii="Times New Roman" w:hAnsi="Times New Roman" w:cs="Times New Roman"/>
          <w:sz w:val="18"/>
        </w:rPr>
        <w:t>200240</w:t>
      </w:r>
      <w:r>
        <w:rPr>
          <w:rFonts w:ascii="Times New Roman" w:hAnsi="Times New Roman" w:cs="Times New Roman"/>
          <w:sz w:val="18"/>
        </w:rPr>
        <w:t>）</w:t>
      </w:r>
    </w:p>
    <w:p w14:paraId="798987FD" w14:textId="77777777" w:rsidR="00CE401D" w:rsidRDefault="009E25EB">
      <w:pPr>
        <w:pStyle w:val="11"/>
        <w:spacing w:line="360" w:lineRule="auto"/>
        <w:ind w:firstLineChars="0" w:firstLine="0"/>
        <w:jc w:val="left"/>
        <w:rPr>
          <w:rFonts w:ascii="Times New Roman" w:hAnsi="Times New Roman" w:cs="Times New Roman"/>
          <w:sz w:val="18"/>
        </w:rPr>
      </w:pPr>
      <w:r>
        <w:rPr>
          <w:rFonts w:ascii="Times New Roman" w:hAnsi="Times New Roman" w:cs="Times New Roman"/>
          <w:sz w:val="18"/>
        </w:rPr>
        <w:t>*</w:t>
      </w:r>
      <w:r>
        <w:rPr>
          <w:rFonts w:ascii="Times New Roman" w:hAnsi="Times New Roman" w:cs="Times New Roman"/>
          <w:sz w:val="18"/>
        </w:rPr>
        <w:t>通讯作者，</w:t>
      </w:r>
      <w:r>
        <w:rPr>
          <w:rFonts w:ascii="Times New Roman" w:hAnsi="Times New Roman" w:cs="Times New Roman"/>
          <w:sz w:val="18"/>
        </w:rPr>
        <w:t xml:space="preserve">E-mail: </w:t>
      </w:r>
      <w:hyperlink r:id="rId9" w:history="1">
        <w:r>
          <w:rPr>
            <w:rStyle w:val="a9"/>
            <w:rFonts w:ascii="Times New Roman" w:hAnsi="Times New Roman" w:cs="Times New Roman"/>
            <w:sz w:val="18"/>
          </w:rPr>
          <w:t>xujie3000@sjtu.edu.cn</w:t>
        </w:r>
      </w:hyperlink>
    </w:p>
    <w:p w14:paraId="2C32DB90" w14:textId="389EF04B" w:rsidR="00CE401D" w:rsidRDefault="009E25EB">
      <w:pPr>
        <w:rPr>
          <w:rFonts w:cs="Times New Roman"/>
          <w:szCs w:val="21"/>
        </w:rPr>
      </w:pPr>
      <w:r>
        <w:rPr>
          <w:rFonts w:eastAsia="黑体" w:cs="Times New Roman"/>
          <w:b/>
          <w:szCs w:val="21"/>
        </w:rPr>
        <w:t>摘要</w:t>
      </w:r>
      <w:r>
        <w:rPr>
          <w:rFonts w:cs="Times New Roman"/>
          <w:b/>
          <w:szCs w:val="21"/>
        </w:rPr>
        <w:t xml:space="preserve"> </w:t>
      </w:r>
      <w:r>
        <w:rPr>
          <w:rFonts w:cs="Times New Roman"/>
          <w:szCs w:val="21"/>
        </w:rPr>
        <w:t>世界范围内过敏症状的流行趋势日益严峻，水稻作为单子</w:t>
      </w:r>
      <w:proofErr w:type="gramStart"/>
      <w:r>
        <w:rPr>
          <w:rFonts w:cs="Times New Roman"/>
          <w:szCs w:val="21"/>
        </w:rPr>
        <w:t>叶模式</w:t>
      </w:r>
      <w:proofErr w:type="gramEnd"/>
      <w:r>
        <w:rPr>
          <w:rFonts w:cs="Times New Roman"/>
          <w:szCs w:val="21"/>
        </w:rPr>
        <w:t>植物和人类主要粮食作物，对于水稻中致敏性物质的研究具有重要意义。但目前基于水稻全基因组水平预测和分析过敏原的研究尚缺少相关报道。</w:t>
      </w:r>
      <w:r>
        <w:rPr>
          <w:rFonts w:cs="Times New Roman" w:hint="eastAsia"/>
          <w:szCs w:val="21"/>
        </w:rPr>
        <w:t>本研究</w:t>
      </w:r>
      <w:r>
        <w:rPr>
          <w:rFonts w:cs="Times New Roman"/>
          <w:szCs w:val="21"/>
        </w:rPr>
        <w:t>利用生物信息学方法在全基因组层面上，在水稻基因组数据库中和过敏原数据库中，共筛选和获得了</w:t>
      </w:r>
      <w:r>
        <w:rPr>
          <w:rFonts w:cs="Times New Roman"/>
          <w:szCs w:val="21"/>
        </w:rPr>
        <w:t>657</w:t>
      </w:r>
      <w:r>
        <w:rPr>
          <w:rFonts w:cs="Times New Roman"/>
          <w:szCs w:val="21"/>
        </w:rPr>
        <w:t>个过敏原基因</w:t>
      </w:r>
      <w:r>
        <w:rPr>
          <w:rFonts w:cs="Times New Roman"/>
          <w:szCs w:val="21"/>
        </w:rPr>
        <w:t>/</w:t>
      </w:r>
      <w:r>
        <w:rPr>
          <w:rFonts w:cs="Times New Roman"/>
          <w:szCs w:val="21"/>
        </w:rPr>
        <w:t>蛋白（属于</w:t>
      </w:r>
      <w:r>
        <w:rPr>
          <w:rFonts w:cs="Times New Roman"/>
          <w:szCs w:val="21"/>
        </w:rPr>
        <w:t>109</w:t>
      </w:r>
      <w:r>
        <w:rPr>
          <w:rFonts w:cs="Times New Roman"/>
          <w:szCs w:val="21"/>
        </w:rPr>
        <w:t>个蛋白家族），并进一步对这些候选的水稻过敏原基因</w:t>
      </w:r>
      <w:r>
        <w:rPr>
          <w:rFonts w:cs="Times New Roman"/>
          <w:szCs w:val="21"/>
        </w:rPr>
        <w:t>/</w:t>
      </w:r>
      <w:r>
        <w:rPr>
          <w:rFonts w:cs="Times New Roman"/>
          <w:szCs w:val="21"/>
        </w:rPr>
        <w:t>蛋白进行了表达模式、家族分类和功能预测分析；以及在进化上分析了水稻过敏原基因</w:t>
      </w:r>
      <w:r>
        <w:rPr>
          <w:rFonts w:cs="Times New Roman"/>
          <w:szCs w:val="21"/>
        </w:rPr>
        <w:t>/</w:t>
      </w:r>
      <w:r>
        <w:rPr>
          <w:rFonts w:cs="Times New Roman"/>
          <w:szCs w:val="21"/>
        </w:rPr>
        <w:t>蛋白家族成员的同源蛋白在低等到高等植物中分布情况，结果表明致敏性可能随着基因家族中成员的功能分化而变化；进一步结合水稻花粉和种子</w:t>
      </w:r>
      <w:proofErr w:type="gramStart"/>
      <w:r>
        <w:rPr>
          <w:rFonts w:cs="Times New Roman"/>
          <w:szCs w:val="21"/>
        </w:rPr>
        <w:t>转录组</w:t>
      </w:r>
      <w:proofErr w:type="gramEnd"/>
      <w:r>
        <w:rPr>
          <w:rFonts w:cs="Times New Roman"/>
          <w:szCs w:val="21"/>
        </w:rPr>
        <w:t>芯片数据，细化分析和获得了</w:t>
      </w:r>
      <w:r>
        <w:rPr>
          <w:rFonts w:cs="Times New Roman"/>
          <w:szCs w:val="21"/>
        </w:rPr>
        <w:t>148</w:t>
      </w:r>
      <w:r>
        <w:rPr>
          <w:rFonts w:cs="Times New Roman"/>
          <w:szCs w:val="21"/>
        </w:rPr>
        <w:t>个水稻花粉过敏原和</w:t>
      </w:r>
      <w:r>
        <w:rPr>
          <w:rFonts w:cs="Times New Roman"/>
          <w:szCs w:val="21"/>
        </w:rPr>
        <w:t>116</w:t>
      </w:r>
      <w:r>
        <w:rPr>
          <w:rFonts w:cs="Times New Roman"/>
          <w:szCs w:val="21"/>
        </w:rPr>
        <w:t>个水稻种子过敏原，并在基因家族和功能分类上进行了对比分析。本研究结果初步明确了水稻过敏原基因</w:t>
      </w:r>
      <w:r>
        <w:rPr>
          <w:rFonts w:cs="Times New Roman"/>
          <w:szCs w:val="21"/>
        </w:rPr>
        <w:t>/</w:t>
      </w:r>
      <w:r>
        <w:rPr>
          <w:rFonts w:cs="Times New Roman"/>
          <w:szCs w:val="21"/>
        </w:rPr>
        <w:t>蛋白家族的进化特点、组织表达特性和生物学功能，为进一步</w:t>
      </w:r>
      <w:del w:id="1" w:author="Chen Eric" w:date="2016-02-12T12:07:00Z">
        <w:r w:rsidDel="00E90FA9">
          <w:rPr>
            <w:rFonts w:cs="Times New Roman"/>
            <w:szCs w:val="21"/>
          </w:rPr>
          <w:delText>揭示水稻过敏原基因</w:delText>
        </w:r>
        <w:r w:rsidDel="00E90FA9">
          <w:rPr>
            <w:rFonts w:cs="Times New Roman"/>
            <w:szCs w:val="21"/>
          </w:rPr>
          <w:delText>/</w:delText>
        </w:r>
        <w:r w:rsidDel="00E90FA9">
          <w:rPr>
            <w:rFonts w:cs="Times New Roman"/>
            <w:szCs w:val="21"/>
          </w:rPr>
          <w:delText>蛋白家族分子进化规律和生物学功能奠定了基础</w:delText>
        </w:r>
      </w:del>
      <w:ins w:id="2" w:author="Chen Eric" w:date="2016-02-12T12:07:00Z">
        <w:r w:rsidR="00E90FA9">
          <w:rPr>
            <w:rFonts w:cs="Times New Roman" w:hint="eastAsia"/>
            <w:szCs w:val="21"/>
          </w:rPr>
          <w:t>研究</w:t>
        </w:r>
        <w:r w:rsidR="00E90FA9">
          <w:rPr>
            <w:rFonts w:cs="Times New Roman"/>
            <w:szCs w:val="21"/>
          </w:rPr>
          <w:t>水稻</w:t>
        </w:r>
        <w:r w:rsidR="00E90FA9">
          <w:rPr>
            <w:rFonts w:cs="Times New Roman" w:hint="eastAsia"/>
            <w:szCs w:val="21"/>
          </w:rPr>
          <w:t>以及</w:t>
        </w:r>
        <w:r w:rsidR="00E90FA9">
          <w:rPr>
            <w:rFonts w:cs="Times New Roman"/>
            <w:szCs w:val="21"/>
          </w:rPr>
          <w:t>其他单子叶植物中的过敏原</w:t>
        </w:r>
        <w:r w:rsidR="00E90FA9">
          <w:rPr>
            <w:rFonts w:cs="Times New Roman" w:hint="eastAsia"/>
            <w:szCs w:val="21"/>
          </w:rPr>
          <w:t>奠定</w:t>
        </w:r>
        <w:r w:rsidR="00E90FA9">
          <w:rPr>
            <w:rFonts w:cs="Times New Roman"/>
            <w:szCs w:val="21"/>
          </w:rPr>
          <w:t>了基础</w:t>
        </w:r>
      </w:ins>
      <w:r>
        <w:rPr>
          <w:rFonts w:cs="Times New Roman"/>
          <w:szCs w:val="21"/>
        </w:rPr>
        <w:t>。</w:t>
      </w:r>
    </w:p>
    <w:p w14:paraId="361DF775" w14:textId="77777777" w:rsidR="00CE401D" w:rsidRDefault="009E25EB">
      <w:pPr>
        <w:jc w:val="left"/>
        <w:rPr>
          <w:rFonts w:cs="Times New Roman"/>
          <w:szCs w:val="21"/>
        </w:rPr>
      </w:pPr>
      <w:r>
        <w:rPr>
          <w:rFonts w:eastAsia="黑体" w:cs="Times New Roman"/>
          <w:b/>
          <w:szCs w:val="21"/>
        </w:rPr>
        <w:t>关键词</w:t>
      </w:r>
      <w:r>
        <w:rPr>
          <w:rFonts w:eastAsia="黑体" w:cs="Times New Roman"/>
          <w:b/>
          <w:szCs w:val="21"/>
        </w:rPr>
        <w:t xml:space="preserve"> </w:t>
      </w:r>
      <w:r>
        <w:rPr>
          <w:rFonts w:cs="Times New Roman"/>
          <w:szCs w:val="21"/>
        </w:rPr>
        <w:t>水稻；预测；过敏原；转录组；功能分析</w:t>
      </w:r>
    </w:p>
    <w:p w14:paraId="36AB1CAB" w14:textId="77777777" w:rsidR="00CE401D" w:rsidRDefault="00CE401D">
      <w:pPr>
        <w:jc w:val="left"/>
        <w:rPr>
          <w:rFonts w:cs="Times New Roman"/>
          <w:sz w:val="22"/>
        </w:rPr>
      </w:pPr>
    </w:p>
    <w:p w14:paraId="5D77ABCE" w14:textId="77777777" w:rsidR="00CE401D" w:rsidRDefault="00CE401D">
      <w:pPr>
        <w:jc w:val="left"/>
        <w:rPr>
          <w:rFonts w:cs="Times New Roman"/>
          <w:sz w:val="22"/>
        </w:rPr>
      </w:pPr>
    </w:p>
    <w:p w14:paraId="5306D5F3" w14:textId="77777777" w:rsidR="00CE401D" w:rsidRDefault="00CE401D">
      <w:pPr>
        <w:jc w:val="left"/>
        <w:rPr>
          <w:rFonts w:cs="Times New Roman"/>
          <w:sz w:val="22"/>
        </w:rPr>
      </w:pPr>
    </w:p>
    <w:p w14:paraId="484ABC7E" w14:textId="77777777" w:rsidR="00CE401D" w:rsidRDefault="009E25EB">
      <w:pPr>
        <w:rPr>
          <w:rFonts w:cs="Times New Roman"/>
          <w:b/>
          <w:bCs/>
          <w:sz w:val="32"/>
          <w:szCs w:val="32"/>
        </w:rPr>
      </w:pPr>
      <w:r>
        <w:rPr>
          <w:rFonts w:cs="Times New Roman"/>
          <w:b/>
          <w:bCs/>
          <w:sz w:val="32"/>
          <w:szCs w:val="32"/>
        </w:rPr>
        <w:t>Genome-wide Prediction and Functional Analysis of Allergens in Rice</w:t>
      </w:r>
    </w:p>
    <w:p w14:paraId="762E1938" w14:textId="77777777" w:rsidR="00CE401D" w:rsidRDefault="009E25EB">
      <w:pPr>
        <w:rPr>
          <w:rFonts w:cs="Times New Roman"/>
          <w:b/>
          <w:bCs/>
          <w:sz w:val="24"/>
          <w:szCs w:val="24"/>
          <w:shd w:val="clear" w:color="auto" w:fill="FAFAFA"/>
        </w:rPr>
      </w:pPr>
      <w:r>
        <w:rPr>
          <w:rFonts w:cs="Times New Roman"/>
          <w:sz w:val="24"/>
          <w:szCs w:val="24"/>
        </w:rPr>
        <w:t>Chen Miaolin</w:t>
      </w:r>
      <w:r>
        <w:rPr>
          <w:rFonts w:cs="Times New Roman"/>
          <w:sz w:val="24"/>
          <w:szCs w:val="24"/>
          <w:vertAlign w:val="superscript"/>
        </w:rPr>
        <w:t>1</w:t>
      </w:r>
      <w:r>
        <w:rPr>
          <w:rFonts w:cs="Times New Roman"/>
          <w:sz w:val="24"/>
          <w:szCs w:val="24"/>
        </w:rPr>
        <w:t>，</w:t>
      </w:r>
      <w:r>
        <w:rPr>
          <w:rFonts w:cs="Times New Roman"/>
          <w:sz w:val="24"/>
          <w:szCs w:val="24"/>
        </w:rPr>
        <w:t>Xu Jie</w:t>
      </w:r>
      <w:r>
        <w:rPr>
          <w:rFonts w:cs="Times New Roman"/>
          <w:sz w:val="24"/>
          <w:szCs w:val="24"/>
          <w:vertAlign w:val="superscript"/>
        </w:rPr>
        <w:t>1*</w:t>
      </w:r>
    </w:p>
    <w:p w14:paraId="618A6550" w14:textId="77777777" w:rsidR="00CE401D" w:rsidRDefault="009E25EB">
      <w:pPr>
        <w:rPr>
          <w:rFonts w:cs="Times New Roman"/>
          <w:sz w:val="18"/>
          <w:szCs w:val="18"/>
        </w:rPr>
      </w:pPr>
      <w:r>
        <w:rPr>
          <w:rFonts w:cs="Times New Roman"/>
          <w:sz w:val="18"/>
          <w:szCs w:val="18"/>
        </w:rPr>
        <w:t>( 1.School of Life Sciences and Biotechnology</w:t>
      </w:r>
      <w:r>
        <w:rPr>
          <w:rFonts w:cs="Times New Roman"/>
          <w:sz w:val="18"/>
          <w:szCs w:val="18"/>
        </w:rPr>
        <w:t>，</w:t>
      </w:r>
      <w:r>
        <w:rPr>
          <w:rFonts w:cs="Times New Roman"/>
          <w:sz w:val="18"/>
          <w:szCs w:val="18"/>
        </w:rPr>
        <w:t>Shanghai Jiao Tong University</w:t>
      </w:r>
      <w:r>
        <w:rPr>
          <w:rFonts w:cs="Times New Roman"/>
          <w:sz w:val="18"/>
          <w:szCs w:val="18"/>
        </w:rPr>
        <w:t>，</w:t>
      </w:r>
      <w:r>
        <w:rPr>
          <w:rFonts w:cs="Times New Roman"/>
          <w:sz w:val="18"/>
          <w:szCs w:val="18"/>
        </w:rPr>
        <w:t>Shanghai 200240</w:t>
      </w:r>
    </w:p>
    <w:p w14:paraId="155DA487" w14:textId="04DF03F5" w:rsidR="00CE401D" w:rsidRDefault="009E25EB">
      <w:pPr>
        <w:rPr>
          <w:rFonts w:cs="Times New Roman"/>
          <w:sz w:val="18"/>
          <w:szCs w:val="18"/>
        </w:rPr>
      </w:pPr>
      <w:r>
        <w:rPr>
          <w:rFonts w:cs="Times New Roman"/>
          <w:sz w:val="18"/>
          <w:szCs w:val="18"/>
        </w:rPr>
        <w:t>*Corresponding author</w:t>
      </w:r>
      <w:r>
        <w:rPr>
          <w:rFonts w:cs="Times New Roman"/>
          <w:sz w:val="18"/>
          <w:szCs w:val="18"/>
        </w:rPr>
        <w:t>，</w:t>
      </w:r>
      <w:r>
        <w:rPr>
          <w:rFonts w:cs="Times New Roman"/>
          <w:sz w:val="18"/>
          <w:szCs w:val="18"/>
        </w:rPr>
        <w:t>E-mail: xujie3000@sjtu.edu.cn</w:t>
      </w:r>
      <w:del w:id="3" w:author="Chen Eric" w:date="2016-02-12T12:06:00Z">
        <w:r w:rsidDel="00461CA3">
          <w:rPr>
            <w:rFonts w:cs="Times New Roman"/>
            <w:sz w:val="18"/>
            <w:szCs w:val="18"/>
          </w:rPr>
          <w:delText>，</w:delText>
        </w:r>
        <w:r w:rsidDel="00461CA3">
          <w:rPr>
            <w:rFonts w:cs="Times New Roman"/>
            <w:sz w:val="18"/>
            <w:szCs w:val="18"/>
          </w:rPr>
          <w:delText>Tel: 021-34204869</w:delText>
        </w:r>
      </w:del>
    </w:p>
    <w:p w14:paraId="447D8930" w14:textId="66EC65A8" w:rsidR="00CE401D" w:rsidRDefault="009E25EB">
      <w:pPr>
        <w:rPr>
          <w:rFonts w:cs="Times New Roman"/>
          <w:szCs w:val="21"/>
        </w:rPr>
      </w:pPr>
      <w:commentRangeStart w:id="4"/>
      <w:commentRangeStart w:id="5"/>
      <w:r>
        <w:rPr>
          <w:rFonts w:cs="Times New Roman"/>
          <w:b/>
          <w:szCs w:val="21"/>
        </w:rPr>
        <w:t>Abstract</w:t>
      </w:r>
      <w:commentRangeEnd w:id="4"/>
      <w:r>
        <w:commentReference w:id="4"/>
      </w:r>
      <w:commentRangeEnd w:id="5"/>
      <w:r w:rsidR="002A018F">
        <w:rPr>
          <w:rStyle w:val="aa"/>
        </w:rPr>
        <w:commentReference w:id="5"/>
      </w:r>
      <w:r>
        <w:rPr>
          <w:rFonts w:cs="Times New Roman"/>
          <w:b/>
          <w:szCs w:val="21"/>
        </w:rPr>
        <w:tab/>
      </w:r>
      <w:r>
        <w:rPr>
          <w:rFonts w:cs="Times New Roman"/>
          <w:szCs w:val="21"/>
        </w:rPr>
        <w:t>Allergies have long been a major pandemic health problem worldwide. As Rice is monocot model plant and one of the important food crops, the research of allergens in rice is of high significance. However, systematic studies of allergens in rice on whole-genome level are still lacking. In this study, genome-wide prediction and screening of allergens w</w:t>
      </w:r>
      <w:ins w:id="6" w:author="Chen Eric" w:date="2016-02-12T12:06:00Z">
        <w:r w:rsidR="00461CA3">
          <w:rPr>
            <w:rFonts w:cs="Times New Roman"/>
            <w:szCs w:val="21"/>
          </w:rPr>
          <w:t>ere</w:t>
        </w:r>
      </w:ins>
      <w:del w:id="7" w:author="Chen Eric" w:date="2016-02-12T12:06:00Z">
        <w:r w:rsidDel="00461CA3">
          <w:rPr>
            <w:rFonts w:cs="Times New Roman"/>
            <w:szCs w:val="21"/>
          </w:rPr>
          <w:delText>as</w:delText>
        </w:r>
      </w:del>
      <w:r>
        <w:rPr>
          <w:rFonts w:cs="Times New Roman"/>
          <w:szCs w:val="21"/>
        </w:rPr>
        <w:t xml:space="preserve"> performed. Based on allergen databases and genome information of rice, 657 putative and known allergens were obtained by using bioinformatics eventually. Then, analysis on expression pattern, protein family, and putative function of allergens were performed. Meanwhile, taxonomic distribution of allergen </w:t>
      </w:r>
      <w:r>
        <w:rPr>
          <w:rFonts w:cs="Times New Roman"/>
          <w:szCs w:val="21"/>
        </w:rPr>
        <w:lastRenderedPageBreak/>
        <w:t>homologues from lower plants to higher plants w</w:t>
      </w:r>
      <w:ins w:id="8" w:author="Chen Eric" w:date="2016-02-12T12:07:00Z">
        <w:r w:rsidR="00E90FA9">
          <w:rPr>
            <w:rFonts w:cs="Times New Roman"/>
            <w:szCs w:val="21"/>
          </w:rPr>
          <w:t>as</w:t>
        </w:r>
      </w:ins>
      <w:del w:id="9" w:author="Chen Eric" w:date="2016-02-12T12:07:00Z">
        <w:r w:rsidDel="00E90FA9">
          <w:rPr>
            <w:rFonts w:cs="Times New Roman"/>
            <w:szCs w:val="21"/>
          </w:rPr>
          <w:delText>ere</w:delText>
        </w:r>
      </w:del>
      <w:r>
        <w:rPr>
          <w:rFonts w:cs="Times New Roman"/>
          <w:szCs w:val="21"/>
        </w:rPr>
        <w:t xml:space="preserve"> analyzed, which implying that allergenicity of allergens may change along with functional specification of protein families. Furthermore, 148 pollen allergens and 116 seed allergens were screened by transcriptomic data in rice and then their protein families and functional classification were compared. These research have initially elucidated the evolutionary traits, expression patterns and biological function of rice allergens will provide new information to promote future study of allergens in rice and other monocots.</w:t>
      </w:r>
    </w:p>
    <w:p w14:paraId="1F04CE7B" w14:textId="77777777" w:rsidR="00CE401D" w:rsidRDefault="009E25EB">
      <w:pPr>
        <w:rPr>
          <w:rFonts w:cs="Times New Roman"/>
          <w:szCs w:val="21"/>
        </w:rPr>
      </w:pPr>
      <w:r>
        <w:rPr>
          <w:rFonts w:eastAsia="黑体" w:cs="Times New Roman"/>
          <w:b/>
          <w:szCs w:val="21"/>
        </w:rPr>
        <w:t>Key words</w:t>
      </w:r>
      <w:r>
        <w:rPr>
          <w:rFonts w:eastAsia="黑体" w:cs="Times New Roman"/>
          <w:b/>
          <w:szCs w:val="21"/>
        </w:rPr>
        <w:tab/>
      </w:r>
      <w:r>
        <w:rPr>
          <w:rFonts w:cs="Times New Roman"/>
          <w:szCs w:val="21"/>
        </w:rPr>
        <w:t>Rice; Allergen; Prediction; Transcriptome; Functional analysis</w:t>
      </w:r>
    </w:p>
    <w:p w14:paraId="16720892" w14:textId="77777777" w:rsidR="00CE401D" w:rsidRDefault="009E25EB">
      <w:pPr>
        <w:widowControl/>
        <w:jc w:val="left"/>
        <w:rPr>
          <w:rFonts w:cs="Times New Roman"/>
          <w:b/>
          <w:sz w:val="22"/>
        </w:rPr>
      </w:pPr>
      <w:r>
        <w:rPr>
          <w:rFonts w:cs="Times New Roman"/>
          <w:b/>
          <w:sz w:val="22"/>
        </w:rPr>
        <w:br w:type="page"/>
      </w:r>
    </w:p>
    <w:p w14:paraId="2FBF923F" w14:textId="77777777" w:rsidR="00CE401D" w:rsidRDefault="009E25EB">
      <w:pPr>
        <w:pStyle w:val="ab"/>
        <w:ind w:firstLineChars="200" w:firstLine="420"/>
        <w:rPr>
          <w:rFonts w:cs="Times New Roman"/>
        </w:rPr>
      </w:pPr>
      <w:r>
        <w:rPr>
          <w:rFonts w:cs="Times New Roman"/>
        </w:rPr>
        <w:lastRenderedPageBreak/>
        <w:t>过敏性疾病发病率在世界范围内不断上升，被</w:t>
      </w:r>
      <w:bookmarkStart w:id="10" w:name="OLE_LINK4"/>
      <w:bookmarkStart w:id="11" w:name="OLE_LINK5"/>
      <w:r>
        <w:rPr>
          <w:rFonts w:cs="Times New Roman"/>
        </w:rPr>
        <w:t>世界卫生组织列为</w:t>
      </w:r>
      <w:r>
        <w:rPr>
          <w:rFonts w:cs="Times New Roman"/>
        </w:rPr>
        <w:t>21</w:t>
      </w:r>
      <w:bookmarkEnd w:id="10"/>
      <w:bookmarkEnd w:id="11"/>
      <w:r>
        <w:rPr>
          <w:rFonts w:cs="Times New Roman"/>
        </w:rPr>
        <w:t>世纪重点防治的三大疾病之一</w:t>
      </w:r>
      <w:r>
        <w:rPr>
          <w:rFonts w:cs="Times New Roman"/>
        </w:rPr>
        <w:fldChar w:fldCharType="begin" w:fldLock="1"/>
      </w:r>
      <w:r>
        <w:rPr>
          <w:rFonts w:cs="Times New Roman"/>
        </w:rPr>
        <w:instrText>ADDIN CSL_CITATION { "citationItems" : [ { "id" : "ITEM-1", "itemData" : { "author" : [ { "dropping-particle" : "", "family" : "Pawankar", "given" : "R", "non-dropping-particle" : "", "parse-names" : false, "suffix" : "" }, { "dropping-particle" : "", "family" : "Canonica", "given" : "G W", "non-dropping-particle" : "", "parse-names" : false, "suffix" : "" }, { "dropping-particle" : "", "family" : "ST Holgate", "given" : "S T", "non-dropping-particle" : "", "parse-names" : false, "suffix" : "" }, { "dropping-particle" : "", "family" : "Lockey", "given" : "R F", "non-dropping-particle" : "", "parse-names" : false, "suffix" : "" }, { "dropping-particle" : "", "family" : "Blaiss", "given" : "M", "non-dropping-particle" : "", "parse-names" : false, "suffix" : "" } ], "container-title" : "WAO ed. Milwaukee, Wisconsin: World Allergy Organization", "id" : "ITEM-1", "issued" : { "date-parts" : [ [ "2013" ] ] }, "title" : "The WAO White Book on Allergy (Update. 2013)", "type" : "article-journal" }, "uris" : [ "http://www.mendeley.com/documents/?uuid=375dc845-50d0-42eb-9501-494c7ca4f4cb" ] } ], "mendeley" : { "formattedCitation" : "(Pawankar et al., 2013)", "plainTextFormattedCitation" : "(Pawankar et al., 2013)", "previouslyFormattedCitation" : "(Pawankar et al., 2013)" }, "properties" : { "noteIndex" : 0 }, "schema" : "https://github.com/citation-style-language/schema/raw/master/csl-citation.json" }</w:instrText>
      </w:r>
      <w:r>
        <w:rPr>
          <w:rFonts w:cs="Times New Roman"/>
        </w:rPr>
        <w:fldChar w:fldCharType="separate"/>
      </w:r>
      <w:r>
        <w:rPr>
          <w:rFonts w:cs="Times New Roman"/>
        </w:rPr>
        <w:t>(Pawankar et al., 2013)</w:t>
      </w:r>
      <w:r>
        <w:rPr>
          <w:rFonts w:cs="Times New Roman"/>
        </w:rPr>
        <w:fldChar w:fldCharType="end"/>
      </w:r>
      <w:r>
        <w:rPr>
          <w:rFonts w:cs="Times New Roman"/>
        </w:rPr>
        <w:t>。使机体产生过敏反应的抗原分子称为过敏原，其本质大多为蛋白质</w:t>
      </w:r>
      <w:r>
        <w:rPr>
          <w:rFonts w:cs="Times New Roman"/>
        </w:rPr>
        <w:fldChar w:fldCharType="begin" w:fldLock="1"/>
      </w:r>
      <w:r>
        <w:rPr>
          <w:rFonts w:cs="Times New Roman"/>
        </w:rPr>
        <w:instrText>ADDIN CSL_CITATION { "citationItems" : [ { "id" : "ITEM-1", "itemData" : { "DOI" : "10.1038/nri1934", "ISSN" : "1474-1733", "PMID" : "16998509", "abstract" : "Allergen-specific immunotherapy has been carried out for almost a century and remains one of the few antigen-specific treatments for inflammatory diseases. The mechanisms by which allergen-specific immunotherapy exerts its effects include the modulation of both T-cell and B-cell responses to allergen. There is a strong rationale for improving the efficacy of allergen-specific immunotherapy by reducing the incidence and severity of adverse reactions mediated by IgE. Approaches to address this problem include the use of modified allergens, novel adjuvants and alternative routes of administration. This article reviews the development of allergen-specific immunotherapy, our current understanding of its mechanisms of action and its future prospects.", "author" : [ { "dropping-particle" : "", "family" : "Larch\u00e9", "given" : "Mark", "non-dropping-particle" : "", "parse-names" : false, "suffix" : "" }, { "dropping-particle" : "", "family" : "Akdis", "given" : "Cezmi a", "non-dropping-particle" : "", "parse-names" : false, "suffix" : "" }, { "dropping-particle" : "", "family" : "Valenta", "given" : "Rudolf", "non-dropping-particle" : "", "parse-names" : false, "suffix" : "" } ], "container-title" : "Nature reviews. Immunology", "id" : "ITEM-1", "issue" : "10", "issued" : { "date-parts" : [ [ "2006", "10" ] ] }, "page" : "761-71", "title" : "Immunological mechanisms of allergen-specific immunotherapy.", "type" : "article-journal", "volume" : "6" }, "uris" : [ "http://www.mendeley.com/documents/?uuid=2381b009-33a3-483a-8cd8-6ab2ba6bb487" ] } ], "mendeley" : { "formattedCitation" : "(Larch\u00e9 et al., 2006)", "plainTextFormattedCitation" : "(Larch\u00e9 et al., 2006)", "previouslyFormattedCitation" : "(Larch\u00e9 et al., 2006)" }, "properties" : { "noteIndex" : 0 }, "schema" : "https://github.com/citation-style-language/schema/raw/master/csl-citation.json" }</w:instrText>
      </w:r>
      <w:r>
        <w:rPr>
          <w:rFonts w:cs="Times New Roman"/>
        </w:rPr>
        <w:fldChar w:fldCharType="separate"/>
      </w:r>
      <w:r>
        <w:rPr>
          <w:rFonts w:cs="Times New Roman"/>
        </w:rPr>
        <w:t>(Larché et al., 2006)</w:t>
      </w:r>
      <w:r>
        <w:rPr>
          <w:rFonts w:cs="Times New Roman"/>
        </w:rPr>
        <w:fldChar w:fldCharType="end"/>
      </w:r>
      <w:r>
        <w:rPr>
          <w:rFonts w:cs="Times New Roman"/>
        </w:rPr>
        <w:t>。其中，花粉和食物过敏原是导致过敏性疾病的两种最主要的元凶，开展花粉和食物中过敏原的研究，对于预防过敏性疾病的发生和提升人类健康水平和生活质量极其重要。目前的研究表明：花粉过敏原主要来自禾本科植物、野草和乔木三个物种，其中，禾本科花粉引起的花粉过敏症是最常见的花粉过敏症之一，特别是欧美地区</w:t>
      </w:r>
      <w:r>
        <w:rPr>
          <w:rFonts w:cs="Times New Roman"/>
        </w:rPr>
        <w:fldChar w:fldCharType="begin" w:fldLock="1"/>
      </w:r>
      <w:r>
        <w:rPr>
          <w:rFonts w:cs="Times New Roman"/>
        </w:rPr>
        <w:instrText>ADDIN CSL_CITATION { "citationItems" : [ { "id" : "ITEM-1", "itemData" : { "author" : [ { "dropping-particle" : "", "family" : "Yang", "given" : "Qiongliang", "non-dropping-particle" : "", "parse-names" : false, "suffix" : "" }, { "dropping-particle" : "", "family" : "Ting", "given" : "Ouyang", "non-dropping-particle" : "", "parse-names" : false, "suffix" : "" }, { "dropping-particle" : "", "family" : "Yan", "given" : "Hong", "non-dropping-particle" : "", "parse-names" : false, "suffix" : "" }, { "dropping-particle" : "", "family" : "Yang", "given" : "Jing", "non-dropping-particle" : "", "parse-names" : false, "suffix" : "" }, { "dropping-particle" : "", "family" : "Li", "given" : "Ling", "non-dropping-particle" : "", "parse-names" : false, "suffix" : "" }, { "dropping-particle" : "", "family" : "Xia", "given" : "Xinhua", "non-dropping-particle" : "", "parse-names" : false, "suffix" : "" } ], "container-title" : "Chinese Agricultural Science Bulletin", "id" : "ITEM-1", "issue" : "24", "issued" : { "date-parts" : [ [ "2015" ] ] }, "page" : "163-167", "title" : "Research progress on pollen allergen", "type" : "article-journal" }, "uris" : [ "http://www.mendeley.com/documents/?uuid=adb990c1-d651-4198-b486-4ddceb3cdb27" ] } ], "mendeley" : { "formattedCitation" : "(Yang et al., 2015)", "plainTextFormattedCitation" : "(Yang et al., 2015)", "previouslyFormattedCitation" : "(Emberlin, 2008; Yang et al., 2015)" }, "properties" : { "noteIndex" : 0 }, "schema" : "https://github.com/citation-style-language/schema/raw/master/csl-citation.json" }</w:instrText>
      </w:r>
      <w:r>
        <w:rPr>
          <w:rFonts w:cs="Times New Roman"/>
        </w:rPr>
        <w:fldChar w:fldCharType="separate"/>
      </w:r>
      <w:r>
        <w:rPr>
          <w:rFonts w:cs="Times New Roman"/>
        </w:rPr>
        <w:t>(Yang et al., 2015)</w:t>
      </w:r>
      <w:r>
        <w:rPr>
          <w:rFonts w:cs="Times New Roman"/>
        </w:rPr>
        <w:fldChar w:fldCharType="end"/>
      </w:r>
      <w:r>
        <w:rPr>
          <w:rFonts w:cs="Times New Roman"/>
        </w:rPr>
        <w:t>；而食物过敏原分布广泛，主要包括动物性过敏原（如牛奶及奶制品、蛋类等）和植物性过敏原（如大豆、小麦，水稻等）</w:t>
      </w:r>
      <w:r>
        <w:rPr>
          <w:rFonts w:cs="Times New Roman"/>
        </w:rPr>
        <w:fldChar w:fldCharType="begin" w:fldLock="1"/>
      </w:r>
      <w:r>
        <w:rPr>
          <w:rFonts w:cs="Times New Roman"/>
        </w:rPr>
        <w:instrText>ADDIN CSL_CITATION { "citationItems" : [ { "id" : "ITEM-1", "itemData" : { "author" : [ { "dropping-particle" : "", "family" : "Yang", "given" : "Yong", "non-dropping-particle" : "", "parse-names" : false, "suffix" : "" }, { "dropping-particle" : "", "family" : "Kan", "given" : "Jian Quan", "non-dropping-particle" : "", "parse-names" : false, "suffix" : "" }, { "dropping-particle" : "", "family" : "Zhao", "given" : "Guo Hua", "non-dropping-particle" : "", "parse-names" : false, "suffix" : "" }, { "dropping-particle" : "", "family" : "Shen mei", "given" : "F U", "non-dropping-particle" : "", "parse-names" : false, "suffix" : "" } ], "container-title" : "Journal of Cereals &amp; Oils", "id" : "ITEM-1", "issued" : { "date-parts" : [ [ "2004" ] ] }, "title" : "Food Allergy and Food Allergen", "type" : "article-journal" }, "uris" : [ "http://www.mendeley.com/documents/?uuid=b7e3e06a-f7cf-4048-bbf8-3b5499d76ae3" ] } ], "mendeley" : { "formattedCitation" : "(Yang et al., 2004)", "plainTextFormattedCitation" : "(Yang et al., 2004)", "previouslyFormattedCitation" : "(Yang et al., 2004)" }, "properties" : { "noteIndex" : 0 }, "schema" : "https://github.com/citation-style-language/schema/raw/master/csl-citation.json" }</w:instrText>
      </w:r>
      <w:r>
        <w:rPr>
          <w:rFonts w:cs="Times New Roman"/>
        </w:rPr>
        <w:fldChar w:fldCharType="separate"/>
      </w:r>
      <w:r>
        <w:rPr>
          <w:rFonts w:cs="Times New Roman"/>
        </w:rPr>
        <w:t>(Yang et al., 2004)</w:t>
      </w:r>
      <w:r>
        <w:rPr>
          <w:rFonts w:cs="Times New Roman"/>
        </w:rPr>
        <w:fldChar w:fldCharType="end"/>
      </w:r>
      <w:r>
        <w:rPr>
          <w:rFonts w:cs="Times New Roman"/>
        </w:rPr>
        <w:t>。</w:t>
      </w:r>
    </w:p>
    <w:p w14:paraId="635A401E" w14:textId="77777777" w:rsidR="00CE401D" w:rsidRDefault="009E25EB">
      <w:pPr>
        <w:pStyle w:val="ab"/>
        <w:ind w:firstLineChars="200" w:firstLine="420"/>
        <w:rPr>
          <w:rFonts w:cs="Times New Roman"/>
        </w:rPr>
      </w:pPr>
      <w:r>
        <w:rPr>
          <w:rFonts w:cs="Times New Roman"/>
        </w:rPr>
        <w:t>水稻是最重要的粮食作物之一，约占世界粮食总产量的</w:t>
      </w:r>
      <w:r>
        <w:rPr>
          <w:rFonts w:cs="Times New Roman"/>
        </w:rPr>
        <w:t>1/4</w:t>
      </w:r>
      <w:r>
        <w:rPr>
          <w:rFonts w:cs="Times New Roman"/>
        </w:rPr>
        <w:t>，是</w:t>
      </w:r>
      <w:r>
        <w:rPr>
          <w:rFonts w:cs="Times New Roman"/>
        </w:rPr>
        <w:t>1/2</w:t>
      </w:r>
      <w:r>
        <w:rPr>
          <w:rFonts w:cs="Times New Roman"/>
        </w:rPr>
        <w:t>以上人口的主食，在世界粮食安全中占有十分重要的地位。但目前已经有研究表明：水稻也会引发人们的过敏症状，且主要集中于以稻米为主食的亚洲地区。研究表明，在日本超过</w:t>
      </w:r>
      <w:r>
        <w:rPr>
          <w:rFonts w:cs="Times New Roman"/>
        </w:rPr>
        <w:t>10%</w:t>
      </w:r>
      <w:r>
        <w:rPr>
          <w:rFonts w:cs="Times New Roman"/>
        </w:rPr>
        <w:t>以上的人群对水稻存在程度不同的过敏反应，在马来西亚这一比率甚至高达</w:t>
      </w:r>
      <w:r>
        <w:rPr>
          <w:rFonts w:cs="Times New Roman"/>
        </w:rPr>
        <w:t xml:space="preserve">30% </w:t>
      </w:r>
      <w:r>
        <w:rPr>
          <w:rFonts w:cs="Times New Roman"/>
        </w:rPr>
        <w:fldChar w:fldCharType="begin" w:fldLock="1"/>
      </w:r>
      <w:r>
        <w:rPr>
          <w:rFonts w:cs="Times New Roman"/>
        </w:rPr>
        <w:instrText>ADDIN CSL_CITATION { "citationItems" : [ { "id" : "ITEM-1", "itemData" : { "author" : [ { "dropping-particle" : "", "family" : "Kosugi .", "given" : "T", "non-dropping-particle" : "", "parse-names" : false, "suffix" : "" }, { "dropping-particle" : "", "family" : "Saitoh .", "given" : "S", "non-dropping-particle" : "", "parse-names" : false, "suffix" : "" }, { "dropping-particle" : "", "family" : "Tamaki .", "given" : "N", "non-dropping-particle" : "", "parse-names" : false, "suffix" : "" }, { "dropping-particle" : "", "family" : "Shimoji .", "given" : "K", "non-dropping-particle" : "", "parse-names" : false, "suffix" : "" }, { "dropping-particle" : "", "family" : "Kakazu .", "given" : "T", "non-dropping-particle" : "", "parse-names" : false, "suffix" : "" }, { "dropping-particle" : "", "family" : "Saitoh .", "given" : "A", "non-dropping-particle" : "", "parse-names" : false, "suffix" : "" }, { "dropping-particle" : "", "family" : "Ijyu .", "given" : "M", "non-dropping-particle" : "", "parse-names" : false, "suffix" : "" }, { "dropping-particle" : "", "family" : "Agata .", "given" : "H", "non-dropping-particle" : "", "parse-names" : false, "suffix" : "" } ], "container-title" : "Arerug\u012b = [Allergy]", "id" : "ITEM-1", "issue" : "7", "issued" : { "date-parts" : [ [ "1992" ] ] }, "page" : "766-771", "title" : "[Evaluation of the sensitized condition of patients with allergic diseases in Okinawa using the MAST allergy system].", "type" : "article-journal", "volume" : "41" }, "uris" : [ "http://www.mendeley.com/documents/?uuid=13c183b2-9428-43a5-919f-2369f662b88d" ] }, { "id" : "ITEM-2", "itemData" : { "author" : [ { "dropping-particle" : "", "family" : "Gendeh", "given" : "Balwant Singh", "non-dropping-particle" : "", "parse-names" : false, "suffix" : "" }, { "dropping-particle" : "", "family" : "Murad", "given" : "Shahnaz", "non-dropping-particle" : "", "parse-names" : false, "suffix" : "" }, { "dropping-particle" : "", "family" : "Razi", "given" : "Azizah Mohd", "non-dropping-particle" : "", "parse-names" : false, "suffix" : "" }, { "dropping-particle" : "", "family" : "Abdullah", "given" : "Nasaruddin", "non-dropping-particle" : "", "parse-names" : false, "suffix" : "" }, { "dropping-particle" : "", "family" : "Mohamed", "given" : "Abdullah Sani", "non-dropping-particle" : "", "parse-names" : false, "suffix" : "" }, { "dropping-particle" : "", "family" : "Kadir", "given" : "Khalid Abdul", "non-dropping-particle" : "", "parse-names" : false, "suffix" : "" } ], "container-title" : "Otolaryngology Head &amp; Neck Surgery", "id" : "ITEM-2", "issue" : "5", "issued" : { "date-parts" : [ [ "2000" ] ] }, "page" : "758-762", "title" : "Skin prick test reactivity to foods in adult Malaysians with rhinitis.", "type" : "article-journal", "volume" : "122" }, "uris" : [ "http://www.mendeley.com/documents/?uuid=e8cdb33d-6596-43d7-98fe-13527c5a9b16" ] } ], "mendeley" : { "formattedCitation" : "(Gendeh et al., 2000; Kosugi . et al., 1992)", "plainTextFormattedCitation" : "(Gendeh et al., 2000; Kosugi . et al., 1992)", "previouslyFormattedCitation" : "(Gendeh et al., 2000; Kosugi . et al., 1992)" }, "properties" : { "noteIndex" : 0 }, "schema" : "https://github.com/citation-style-language/schema/raw/master/csl-citation.json" }</w:instrText>
      </w:r>
      <w:r>
        <w:rPr>
          <w:rFonts w:cs="Times New Roman"/>
        </w:rPr>
        <w:fldChar w:fldCharType="separate"/>
      </w:r>
      <w:r>
        <w:rPr>
          <w:rFonts w:cs="Times New Roman"/>
        </w:rPr>
        <w:t>(Gendeh et al., 2000; Kosugi . et al., 1992)</w:t>
      </w:r>
      <w:r>
        <w:rPr>
          <w:rFonts w:cs="Times New Roman"/>
        </w:rPr>
        <w:fldChar w:fldCharType="end"/>
      </w:r>
      <w:r>
        <w:rPr>
          <w:rFonts w:cs="Times New Roman"/>
        </w:rPr>
        <w:t>。此外，水稻也是科学研究中重要的单子</w:t>
      </w:r>
      <w:proofErr w:type="gramStart"/>
      <w:r>
        <w:rPr>
          <w:rFonts w:cs="Times New Roman"/>
        </w:rPr>
        <w:t>叶模式</w:t>
      </w:r>
      <w:proofErr w:type="gramEnd"/>
      <w:r>
        <w:rPr>
          <w:rFonts w:cs="Times New Roman"/>
        </w:rPr>
        <w:t>生物</w:t>
      </w:r>
      <w:r>
        <w:rPr>
          <w:rFonts w:cs="Times New Roman"/>
        </w:rPr>
        <w:fldChar w:fldCharType="begin" w:fldLock="1"/>
      </w:r>
      <w:r>
        <w:rPr>
          <w:rFonts w:cs="Times New Roman"/>
        </w:rPr>
        <w:instrText>ADDIN CSL_CITATION { "citationItems" : [ { "id" : "ITEM-1", "itemData" : { "author" : [ { "dropping-particle" : "", "family" : "Goff", "given" : "Stephen A", "non-dropping-particle" : "", "parse-names" : false, "suffix" : "" }, { "dropping-particle" : "", "family" : "Briggs", "given" : "Steven", "non-dropping-particle" : "", "parse-names" : false, "suffix" : "" } ], "container-title" : "Science", "id" : "ITEM-1", "issue" : "5565", "issued" : { "date-parts" : [ [ "2002" ] ] }, "page" : "92-100", "title" : "A Draft Sequence of the Rice Genome (Oryza sativa L. ssp. japonica)", "type" : "article-journal", "volume" : "296" }, "uris" : [ "http://www.mendeley.com/documents/?uuid=56fdaeab-2d50-419e-94c0-1ceed7c1a168" ] } ], "mendeley" : { "formattedCitation" : "(Goff and Briggs, 2002)", "plainTextFormattedCitation" : "(Goff and Briggs, 2002)", "previouslyFormattedCitation" : "(Goff and Briggs, 2002)" }, "properties" : { "noteIndex" : 0 }, "schema" : "https://github.com/citation-style-language/schema/raw/master/csl-citation.json" }</w:instrText>
      </w:r>
      <w:r>
        <w:rPr>
          <w:rFonts w:cs="Times New Roman"/>
        </w:rPr>
        <w:fldChar w:fldCharType="separate"/>
      </w:r>
      <w:r>
        <w:rPr>
          <w:rFonts w:cs="Times New Roman"/>
        </w:rPr>
        <w:t>(Goff and Briggs, 2002)</w:t>
      </w:r>
      <w:r>
        <w:rPr>
          <w:rFonts w:cs="Times New Roman"/>
        </w:rPr>
        <w:fldChar w:fldCharType="end"/>
      </w:r>
      <w:r>
        <w:rPr>
          <w:rFonts w:cs="Times New Roman"/>
        </w:rPr>
        <w:t>。因此，对水稻中的过敏原物质的研究，不但对减少人们的过敏症状会有所帮助，也会对于禾本科乃至于其他植物物种中的过敏原研究有着重要的借鉴意义。</w:t>
      </w:r>
    </w:p>
    <w:p w14:paraId="185AB8CF" w14:textId="77777777" w:rsidR="00CE401D" w:rsidRDefault="009E25EB">
      <w:pPr>
        <w:pStyle w:val="ab"/>
        <w:ind w:firstLineChars="200" w:firstLine="420"/>
        <w:rPr>
          <w:rFonts w:cs="Times New Roman"/>
          <w:sz w:val="24"/>
        </w:rPr>
      </w:pPr>
      <w:r>
        <w:rPr>
          <w:rFonts w:cs="Times New Roman"/>
        </w:rPr>
        <w:t>在水稻过敏原研究现状方面，目前日本研究处于领先地位，已经鉴定出几十种水稻过敏原蛋白</w:t>
      </w:r>
      <w:r>
        <w:rPr>
          <w:rFonts w:cs="Times New Roman" w:hint="eastAsia"/>
        </w:rPr>
        <w:t>。例如</w:t>
      </w:r>
      <w:r>
        <w:rPr>
          <w:rFonts w:cs="Times New Roman"/>
        </w:rPr>
        <w:t>水稻花粉过敏原</w:t>
      </w:r>
      <w:proofErr w:type="spellStart"/>
      <w:r>
        <w:rPr>
          <w:rFonts w:cs="Times New Roman"/>
        </w:rPr>
        <w:t>Ory</w:t>
      </w:r>
      <w:proofErr w:type="spellEnd"/>
      <w:r>
        <w:rPr>
          <w:rFonts w:cs="Times New Roman"/>
        </w:rPr>
        <w:t xml:space="preserve"> s 1</w:t>
      </w:r>
      <w:r>
        <w:rPr>
          <w:rFonts w:cs="Times New Roman" w:hint="eastAsia"/>
        </w:rPr>
        <w:t>，</w:t>
      </w:r>
      <w:proofErr w:type="spellStart"/>
      <w:r>
        <w:rPr>
          <w:rFonts w:cs="Times New Roman" w:hint="eastAsia"/>
        </w:rPr>
        <w:t>Ory</w:t>
      </w:r>
      <w:proofErr w:type="spellEnd"/>
      <w:r>
        <w:rPr>
          <w:rFonts w:cs="Times New Roman"/>
        </w:rPr>
        <w:t xml:space="preserve"> s 12</w:t>
      </w:r>
      <w:r>
        <w:rPr>
          <w:rFonts w:cs="Times New Roman"/>
        </w:rPr>
        <w:t>和水稻种子</w:t>
      </w:r>
      <w:proofErr w:type="spellStart"/>
      <w:r>
        <w:rPr>
          <w:rFonts w:cs="Times New Roman"/>
        </w:rPr>
        <w:t>Ory</w:t>
      </w:r>
      <w:proofErr w:type="spellEnd"/>
      <w:r>
        <w:rPr>
          <w:rFonts w:cs="Times New Roman"/>
        </w:rPr>
        <w:t xml:space="preserve"> s 14</w:t>
      </w:r>
      <w:r>
        <w:rPr>
          <w:rFonts w:cs="Times New Roman"/>
        </w:rPr>
        <w:t>和</w:t>
      </w:r>
      <w:proofErr w:type="spellStart"/>
      <w:r>
        <w:rPr>
          <w:rFonts w:cs="Times New Roman"/>
        </w:rPr>
        <w:t>Ory</w:t>
      </w:r>
      <w:proofErr w:type="spellEnd"/>
      <w:r>
        <w:rPr>
          <w:rFonts w:cs="Times New Roman"/>
        </w:rPr>
        <w:t xml:space="preserve"> s GBSS I</w:t>
      </w:r>
      <w:r>
        <w:rPr>
          <w:rFonts w:cs="Times New Roman"/>
        </w:rPr>
        <w:t>等</w:t>
      </w:r>
      <w:r>
        <w:rPr>
          <w:rFonts w:cs="Times New Roman"/>
        </w:rPr>
        <w:fldChar w:fldCharType="begin" w:fldLock="1"/>
      </w:r>
      <w:r>
        <w:rPr>
          <w:rFonts w:cs="Times New Roman"/>
        </w:rPr>
        <w:instrText>ADDIN CSL_CITATION { "citationItems" : [ { "id" : "ITEM-1", "itemData" : { "ISSN" : "0378-1119", "author" : [ { "dropping-particle" : "", "family" : "Xu", "given" : "Huiling", "non-dropping-particle" : "", "parse-names" : false, "suffix" : "" }, { "dropping-particle" : "", "family" : "Theerakulpisut", "given" : "Piyada", "non-dropping-particle" : "", "parse-names" : false, "suffix" : "" }, { "dropping-particle" : "", "family" : "Goulding", "given" : "Neil", "non-dropping-particle" : "", "parse-names" : false, "suffix" : "" }, { "dropping-particle" : "", "family" : "Suphioglu", "given" : "Cenk", "non-dropping-particle" : "", "parse-names" : false, "suffix" : "" }, { "dropping-particle" : "", "family" : "Singh", "given" : "Mohan B", "non-dropping-particle" : "", "parse-names" : false, "suffix" : "" }, { "dropping-particle" : "", "family" : "Bhalla", "given" : "Prem L", "non-dropping-particle" : "", "parse-names" : false, "suffix" : "" } ], "container-title" : "Gene", "id" : "ITEM-1", "issue" : "2", "issued" : { "date-parts" : [ [ "1995" ] ] }, "page" : "255-259", "publisher" : "Elsevier", "title" : "Cloning, expression and immunological characterization of Ory s 1, the major allergen of rice pollen", "type" : "article-journal", "volume" : "164" }, "uris" : [ "http://www.mendeley.com/documents/?uuid=a866f6a8-c294-49a1-bb95-39cf37ff7cca" ] }, { "id" : "ITEM-2", "itemData" : { "ISSN" : "0021-924X", "author" : [ { "dropping-particle" : "", "family" : "Hirano", "given" : "Kana", "non-dropping-particle" : "", "parse-names" : false, "suffix" : "" }, { "dropping-particle" : "", "family" : "Hino", "given" : "Shingo", "non-dropping-particle" : "", "parse-names" : false, "suffix" : "" }, { "dropping-particle" : "", "family" : "Oshima", "given" : "Kenzi", "non-dropping-particle" : "", "parse-names" : false, "suffix" : "" }, { "dropping-particle" : "", "family" : "Okajima", "given" : "Tetsuya", "non-dropping-particle" : "", "parse-names" : false, "suffix" : "" }, { "dropping-particle" : "", "family" : "Nadano", "given" : "Daita", "non-dropping-particle" : "", "parse-names" : false, "suffix" : "" }, { "dropping-particle" : "", "family" : "Urisu", "given" : "Atsuo", "non-dropping-particle" : "", "parse-names" : false, "suffix" : "" }, { "dropping-particle" : "", "family" : "Takaiwa", "given" : "Fumio", "non-dropping-particle" : "", "parse-names" : false, "suffix" : "" }, { "dropping-particle" : "", "family" : "Matsuda", "given" : "Tsukasa", "non-dropping-particle" : "", "parse-names" : false, "suffix" : "" } ], "container-title" : "Journal of biochemistry", "id" : "ITEM-2", "issued" : { "date-parts" : [ [ "2013" ] ] }, "page" : "mvt044", "publisher" : "Jpn Biochemical Soc", "title" : "Allergenic potential of rice-pollen proteins: expression, immuno-cross reactivity and IgE-binding", "type" : "article-journal" }, "uris" : [ "http://www.mendeley.com/documents/?uuid=4085adbb-759d-466c-96e6-6fd02b20306c" ] }, { "id" : "ITEM-3", "itemData" : { "author" : [ { "dropping-particle" : "", "family" : "Enrique", "given" : "Ernesto", "non-dropping-particle" : "", "parse-names" : false, "suffix" : "" }, { "dropping-particle" : "", "family" : "Ahrazem", "given" : "Oussama", "non-dropping-particle" : "", "parse-names" : false, "suffix" : "" }, { "dropping-particle" : "", "family" : "Bartra", "given" : "Joan", "non-dropping-particle" : "", "parse-names" : false, "suffix" : "" }, { "dropping-particle" : "", "family" : "Latorre", "given" : "M Dolores", "non-dropping-particle" : "", "parse-names" : false, "suffix" : "" }, { "dropping-particle" : "", "family" : "Castell\u00f3", "given" : "Jos\u00e9 Vicente", "non-dropping-particle" : "", "parse-names" : false, "suffix" : "" }, { "dropping-particle" : "De", "family" : "Mateo", "given" : "Jos\u00e9 Antonio", "non-dropping-particle" : "", "parse-names" : false, "suffix" : "" }, { "dropping-particle" : "", "family" : "Montoya", "given" : "Erika", "non-dropping-particle" : "", "parse-names" : false, "suffix" : "" }, { "dropping-particle" : "", "family" : "Malek", "given" : "Tamim", "non-dropping-particle" : "", "parse-names" : false, "suffix" : "" }, { "dropping-particle" : "", "family" : "Barber", "given" : "Domingo", "non-dropping-particle" : "", "parse-names" : false, "suffix" : "" }, { "dropping-particle" : "", "family" : "Salcedo", "given" : "Gabriel", "non-dropping-particle" : "", "parse-names" : false, "suffix" : "" } ], "container-title" : "Journal of Allergy &amp; Clinical Immunology", "id" : "ITEM-3", "issue" : "4", "issued" : { "date-parts" : [ [ "2005" ] ] }, "page" : "926-928", "title" : "Lipid transfer protein is involved in rhinoconjunctivitis and asthma produced by rice inhalation.", "type" : "article-journal", "volume" : "116" }, "uris" : [ "http://www.mendeley.com/documents/?uuid=879a0e27-12f6-443a-99f7-9de6fd43a1d4" ] }, { "id" : "ITEM-4", "itemData" : { "ISBN" : "0301-4800", "ISSN" : "0301-4800", "abstract" : "Foxtail millet glutelin 601kDa (MG60) was purified by preparative SDS-PAGE, and the N-terminal amino acid sequence was determined within 20 residues, The result demonstrated that the primary structure at N-terminal of MG60 was almost identical to those of the granule-bound starch synthase (GBSS) proteins from rice, barley, corn, wheat and potato. The existence of common epitopes among MG60 and GBSS proteins from these starch-storing cereals were corroborated by immunoblot analysis using antisera raised against MG60. These facts strongly suggest a close relationship between MG60-like glutelins and GBSS proteins.", "author" : [ { "dropping-particle" : "", "family" : "Takumi", "given" : "K", "non-dropping-particle" : "", "parse-names" : false, "suffix" : "" }, { "dropping-particle" : "", "family" : "Udaka", "given" : "J", "non-dropping-particle" : "", "parse-names" : false, "suffix" : "" }, { "dropping-particle" : "", "family" : "Kimoto", "given" : "M", "non-dropping-particle" : "", "parse-names" : false, "suffix" : "" }, { "dropping-particle" : "", "family" : "Koga", "given" : "T", "non-dropping-particle" : "", "parse-names" : false, "suffix" : "" }, { "dropping-particle" : "", "family" : "Tsuji", "given" : "H", "non-dropping-particle" : "", "parse-names" : false, "suffix" : "" } ], "container-title" : "Journal of Nutritional Science and Vitaminology", "id" : "ITEM-4", "issue" : "2", "issued" : { "date-parts" : [ [ "2000" ] ] }, "page" : "109-112", "title" : "Structural and immunochemical homologies between foxtail millet glutelin 60 kDa and starch granule-bound starch synthase proteins from rice, barley, corn and wheat grains", "type" : "article-journal", "volume" : "46" }, "uris" : [ "http://www.mendeley.com/documents/?uuid=a7602892-a678-4310-bd42-6ea34b04c395" ] } ], "mendeley" : { "formattedCitation" : "(Enrique et al., 2005; Hirano et al., 2013; Takumi et al., 2000; Xu et al., 1995)", "plainTextFormattedCitation" : "(Enrique et al., 2005; Hirano et al., 2013; Takumi et al., 2000; Xu et al., 1995)", "previouslyFormattedCitation" : "(Enrique et al., 2005; Hirano et al., 2013; Takumi et al., 2000; Xu et al., 1995)" }, "properties" : { "noteIndex" : 0 }, "schema" : "https://github.com/citation-style-language/schema/raw/master/csl-citation.json" }</w:instrText>
      </w:r>
      <w:r>
        <w:rPr>
          <w:rFonts w:cs="Times New Roman"/>
        </w:rPr>
        <w:fldChar w:fldCharType="separate"/>
      </w:r>
      <w:r>
        <w:rPr>
          <w:rFonts w:cs="Times New Roman"/>
        </w:rPr>
        <w:t>(Enrique et al., 2005; Hirano et al., 2013; Takumi et al., 2000; Xu et al., 1995)</w:t>
      </w:r>
      <w:r>
        <w:rPr>
          <w:rFonts w:cs="Times New Roman"/>
        </w:rPr>
        <w:fldChar w:fldCharType="end"/>
      </w:r>
      <w:r>
        <w:rPr>
          <w:rFonts w:cs="Times New Roman" w:hint="eastAsia"/>
        </w:rPr>
        <w:t>。花粉过敏原</w:t>
      </w:r>
      <w:proofErr w:type="spellStart"/>
      <w:r>
        <w:rPr>
          <w:rFonts w:cs="Times New Roman" w:hint="eastAsia"/>
        </w:rPr>
        <w:t>Ory</w:t>
      </w:r>
      <w:proofErr w:type="spellEnd"/>
      <w:r>
        <w:rPr>
          <w:rFonts w:cs="Times New Roman"/>
        </w:rPr>
        <w:t xml:space="preserve"> s 1</w:t>
      </w:r>
      <w:r>
        <w:rPr>
          <w:rFonts w:cs="Times New Roman"/>
        </w:rPr>
        <w:t>为扩张蛋白家族</w:t>
      </w:r>
      <w:r>
        <w:rPr>
          <w:rFonts w:cs="Times New Roman" w:hint="eastAsia"/>
        </w:rPr>
        <w:t>，</w:t>
      </w:r>
      <w:proofErr w:type="spellStart"/>
      <w:r>
        <w:rPr>
          <w:rFonts w:cs="Times New Roman" w:hint="eastAsia"/>
        </w:rPr>
        <w:t>Ory</w:t>
      </w:r>
      <w:proofErr w:type="spellEnd"/>
      <w:r>
        <w:rPr>
          <w:rFonts w:cs="Times New Roman"/>
        </w:rPr>
        <w:t xml:space="preserve"> s 12</w:t>
      </w:r>
      <w:r>
        <w:rPr>
          <w:rFonts w:cs="Times New Roman"/>
        </w:rPr>
        <w:t>为前纤维蛋白家族而种子过敏原</w:t>
      </w:r>
      <w:proofErr w:type="spellStart"/>
      <w:r>
        <w:rPr>
          <w:rFonts w:cs="Times New Roman" w:hint="eastAsia"/>
        </w:rPr>
        <w:t>Ory</w:t>
      </w:r>
      <w:proofErr w:type="spellEnd"/>
      <w:r>
        <w:rPr>
          <w:rFonts w:cs="Times New Roman"/>
        </w:rPr>
        <w:t xml:space="preserve"> s 14</w:t>
      </w:r>
      <w:r>
        <w:rPr>
          <w:rFonts w:cs="Times New Roman"/>
        </w:rPr>
        <w:t>为脂质转移蛋白</w:t>
      </w:r>
      <w:r>
        <w:rPr>
          <w:rFonts w:cs="Times New Roman" w:hint="eastAsia"/>
        </w:rPr>
        <w:t>家族，</w:t>
      </w:r>
      <w:proofErr w:type="spellStart"/>
      <w:r>
        <w:rPr>
          <w:rFonts w:cs="Times New Roman"/>
        </w:rPr>
        <w:t>Ory</w:t>
      </w:r>
      <w:proofErr w:type="spellEnd"/>
      <w:r>
        <w:rPr>
          <w:rFonts w:cs="Times New Roman"/>
        </w:rPr>
        <w:t xml:space="preserve"> s GBSS I</w:t>
      </w:r>
      <w:r>
        <w:rPr>
          <w:rFonts w:cs="Times New Roman"/>
        </w:rPr>
        <w:t>为淀粉合成酶。但鉴于目前通过使用实验手段来检测、筛选和鉴定过敏原物质，具有周期较长、费用昂贵和难度大特点，且随着基因组学研究的发展，和过敏原信息</w:t>
      </w:r>
      <w:r>
        <w:rPr>
          <w:rFonts w:cs="Times New Roman"/>
          <w:szCs w:val="21"/>
        </w:rPr>
        <w:t>的积累，利用生物信息学方法来分析和筛选过敏原物质越来越显现出其优势，已经获得很多成功的例子。目前，应用得最为广泛的方法是基于序列的预测方法、基于模体（</w:t>
      </w:r>
      <w:r>
        <w:rPr>
          <w:rFonts w:cs="Times New Roman"/>
          <w:szCs w:val="21"/>
        </w:rPr>
        <w:t>motif</w:t>
      </w:r>
      <w:r>
        <w:rPr>
          <w:rFonts w:cs="Times New Roman"/>
          <w:szCs w:val="21"/>
        </w:rPr>
        <w:t>）的预测方法及基于支持向量机（</w:t>
      </w:r>
      <w:r>
        <w:rPr>
          <w:rFonts w:cs="Times New Roman"/>
          <w:szCs w:val="21"/>
        </w:rPr>
        <w:t>Support Vector Machine</w:t>
      </w:r>
      <w:r>
        <w:rPr>
          <w:rFonts w:cs="Times New Roman"/>
          <w:szCs w:val="21"/>
        </w:rPr>
        <w:t>，</w:t>
      </w:r>
      <w:r>
        <w:rPr>
          <w:rFonts w:cs="Times New Roman"/>
          <w:szCs w:val="21"/>
        </w:rPr>
        <w:t>SVM</w:t>
      </w:r>
      <w:r>
        <w:rPr>
          <w:rFonts w:cs="Times New Roman"/>
          <w:szCs w:val="21"/>
        </w:rPr>
        <w:t>）的方法</w:t>
      </w:r>
      <w:r>
        <w:rPr>
          <w:rFonts w:cs="Times New Roman"/>
          <w:szCs w:val="21"/>
        </w:rPr>
        <w:fldChar w:fldCharType="begin" w:fldLock="1"/>
      </w:r>
      <w:r>
        <w:rPr>
          <w:rFonts w:cs="Times New Roman"/>
          <w:szCs w:val="21"/>
        </w:rPr>
        <w:instrText>ADDIN CSL_CITATION { "citationItems" : [ { "id" : "ITEM-1", "itemData" : { "author" : [ { "dropping-particle" : "", "family" : "FAO/WHO", "given" : "", "non-dropping-particle" : "", "parse-names" : false, "suffix" : "" } ], "id" : "ITEM-1", "issued" : { "date-parts" : [ [ "2003" ] ] }, "title" : "Report of a Joint FAO/WHO Expert Consultation on Allergenicity of Foods Derived from Bio-technology Rome", "type" : "report" }, "uris" : [ "http://www.mendeley.com/documents/?uuid=f4e8eaf5-646a-4b02-a412-ac5151d2afa3" ] }, { "id" : "ITEM-2", "itemData" : { "DOI" : "10.1096/fj.02-1052fje", "ISSN" : "1530-6860", "PMID" : "12709401", "abstract" : "Potential allergenicity of transgenic proteins for consumption must be investigated before their introduction into the food chain. A prerequisite is sequence analysis. We have critically reviewed the performance of the current guidelines proposed by the Food and Agriculture Organization (FAO) and the World Health Organization (WHO) for allergenicity prediction based on protein sequence and show that its precision is very low. To improve prediction, we propose a new strategy based on sequence motifs identified from a new allergen database. If tested on random test sequences and known allergens, both methods are apparently very sensitive. However, the precision of our motif-based prediction (95.5%) is superior to the current method (36.6%). We conclude that the proposed motif-based prediction is a superior alternative to the current method for use in the decision-tree approach for allergenicity assessment.", "author" : [ { "dropping-particle" : "", "family" : "Stadler", "given" : "Michael B", "non-dropping-particle" : "", "parse-names" : false, "suffix" : "" }, { "dropping-particle" : "", "family" : "Stadler", "given" : "Beda M", "non-dropping-particle" : "", "parse-names" : false, "suffix" : "" } ], "container-title" : "FASEB journal : official publication of the Federation of American Societies for Experimental Biology", "id" : "ITEM-2", "issued" : { "date-parts" : [ [ "2003" ] ] }, "page" : "1141-3", "title" : "Allergenicity prediction by protein sequence.", "type" : "article-journal", "volume" : "17" }, "uris" : [ "http://www.mendeley.com/documents/?uuid=bc9120c6-4171-4257-af24-e8fcf9ed047b" ] }, { "id" : "ITEM-3", "itemData" : { "DOI" : "10.1093/nar/gkl343", "ISBN" : "1362-4962", "ISSN" : "03051048", "PMID" : "16844994", "abstract" : "In this study a systematic attempt has been made to integrate various approaches in order to predict allergenic proteins with high accuracy. The dataset used for testing and training consists of 578 allergens and 700 non-allergens obtained from A. K. Bjorklund, D. Soeria-Atmadja, A. Zorzet, U. Hammerling and M. G. Gustafsson (2005) Bioinformatics, 21, 39-50. First, we developed methods based on support vector machine using amino acid and dipeptide composition and achieved an accuracy of 85.02 and 84.00%, respectively. Second, a motif-based method has been developed using MEME/MAST software that achieved sensitivity of 93.94 with 33.34% specificity. Third, a database of known IgE epitopes was searched and this predicted allergenic proteins with 17.47% sensitivity at specificity of 98.14%. Fourth, we predicted allergenic proteins by performing BLAST search against allergen representative peptides. Finally hybrid approaches have been developed, which combine two or more than two approaches. The performance of all these algorithms has been evaluated on an independent dataset of 323 allergens and on 101 725 non-allergens obtained from Swiss-Prot. A web server AlgPred has been developed for the predicting allergenic proteins and for mapping IgE epitopes on allergenic proteins (http://www.imtech.res.in/raghava/algpred/). AlgPred is available at www.imtech.res.in/raghava/algpred/.", "author" : [ { "dropping-particle" : "", "family" : "Saha", "given" : "Sudipto", "non-dropping-particle" : "", "parse-names" : false, "suffix" : "" }, { "dropping-particle" : "", "family" : "Raghava", "given" : "G. P S", "non-dropping-particle" : "", "parse-names" : false, "suffix" : "" } ], "container-title" : "Nucleic Acids Research", "id" : "ITEM-3", "issued" : { "date-parts" : [ [ "2006" ] ] }, "title" : "AlgPred: Prediction of allergenic proteins and mapping of IgE epitopes", "type" : "article-journal", "volume" : "34" }, "uris" : [ "http://www.mendeley.com/documents/?uuid=eafe545b-94a5-4175-8d68-656b3e10b57f" ] } ], "mendeley" : { "formattedCitation" : "(FAO/WHO, 2003; Saha and Raghava, 2006; Stadler and Stadler, 2003)", "plainTextFormattedCitation" : "(FAO/WHO, 2003; Saha and Raghava, 2006; Stadler and Stadler, 2003)", "previouslyFormattedCitation" : "(FAO/WHO, 2003; Saha and Raghava, 2006; Stadler and Stadler, 2003)" }, "properties" : { "noteIndex" : 0 }, "schema" : "https://github.com/citation-style-language/schema/raw/master/csl-citation.json" }</w:instrText>
      </w:r>
      <w:r>
        <w:rPr>
          <w:rFonts w:cs="Times New Roman"/>
          <w:szCs w:val="21"/>
        </w:rPr>
        <w:fldChar w:fldCharType="separate"/>
      </w:r>
      <w:r>
        <w:rPr>
          <w:rFonts w:cs="Times New Roman"/>
          <w:szCs w:val="21"/>
        </w:rPr>
        <w:t>(FAO/WHO, 2003; Saha and Raghava, 2006; Stadler and Stadler, 2003)</w:t>
      </w:r>
      <w:r>
        <w:rPr>
          <w:rFonts w:cs="Times New Roman"/>
          <w:szCs w:val="21"/>
        </w:rPr>
        <w:fldChar w:fldCharType="end"/>
      </w:r>
      <w:r>
        <w:rPr>
          <w:rFonts w:cs="Times New Roman"/>
          <w:szCs w:val="21"/>
        </w:rPr>
        <w:t>。其中基于支持</w:t>
      </w:r>
      <w:proofErr w:type="gramStart"/>
      <w:r>
        <w:rPr>
          <w:rFonts w:cs="Times New Roman"/>
          <w:szCs w:val="21"/>
        </w:rPr>
        <w:t>向量机</w:t>
      </w:r>
      <w:proofErr w:type="gramEnd"/>
      <w:r>
        <w:rPr>
          <w:rFonts w:cs="Times New Roman"/>
          <w:szCs w:val="21"/>
        </w:rPr>
        <w:t>的预测方法更加关注蛋白的整体特性（通过特征向量），通常能够获得更好的结果，而依据模型的预测也意味着模型的好坏非常重要。用于构建支持</w:t>
      </w:r>
      <w:proofErr w:type="gramStart"/>
      <w:r>
        <w:rPr>
          <w:rFonts w:cs="Times New Roman"/>
          <w:szCs w:val="21"/>
        </w:rPr>
        <w:t>向量机模型</w:t>
      </w:r>
      <w:proofErr w:type="gramEnd"/>
      <w:r>
        <w:rPr>
          <w:rFonts w:cs="Times New Roman"/>
          <w:szCs w:val="21"/>
        </w:rPr>
        <w:t>的集合以及特征向量的选择至关重要。</w:t>
      </w:r>
      <w:r>
        <w:rPr>
          <w:rFonts w:cs="Times New Roman"/>
          <w:szCs w:val="21"/>
        </w:rPr>
        <w:t>Wang</w:t>
      </w:r>
      <w:r>
        <w:rPr>
          <w:rFonts w:cs="Times New Roman"/>
          <w:szCs w:val="21"/>
        </w:rPr>
        <w:t>等将基于最大相关最小冗余的特征筛选方法结合支持</w:t>
      </w:r>
      <w:proofErr w:type="gramStart"/>
      <w:r>
        <w:rPr>
          <w:rFonts w:cs="Times New Roman"/>
          <w:szCs w:val="21"/>
        </w:rPr>
        <w:t>向量机</w:t>
      </w:r>
      <w:proofErr w:type="gramEnd"/>
      <w:r>
        <w:rPr>
          <w:rFonts w:cs="Times New Roman"/>
          <w:szCs w:val="21"/>
        </w:rPr>
        <w:t>的方法，也取得了很好的效果</w:t>
      </w:r>
      <w:r>
        <w:rPr>
          <w:rFonts w:cs="Times New Roman"/>
          <w:szCs w:val="21"/>
        </w:rPr>
        <w:fldChar w:fldCharType="begin" w:fldLock="1"/>
      </w:r>
      <w:r>
        <w:rPr>
          <w:rFonts w:cs="Times New Roman"/>
          <w:szCs w:val="21"/>
        </w:rPr>
        <w:instrText>ADDIN CSL_CITATION { "citationItems" : [ { "id" : "ITEM-1", "itemData" : { "DOI" : "10.1186/1752-0509-7-S5-S9", "ISSN" : "1752-0509", "PMID" : "24565053", "abstract" : "BACKGROUND: Assessment of potential allergenicity of protein is necessary whenever transgenic proteins are introduced into the food chain. Bioinformatics approaches in allergen prediction have evolved appreciably in recent years to increase sophistication and performance. However, what are the critical features for protein's allergenicity have been not fully investigated yet.\n\nRESULTS: We presented a more comprehensive model in 128 features space for allergenic proteins prediction by integrating various properties of proteins, such as biochemical and physicochemical properties, sequential features and subcellular locations. The overall accuracy in the cross-validation reached 93.42% to 100% with our new method. Maximum Relevance Minimum Redundancy (mRMR) method and Incremental Feature Selection (IFS) procedure were applied to obtain which features are essential for allergenicity. Results of the performance comparisons showed the superior of our method to the existing methods used widely. More importantly, it was observed that the features of subcellular locations and amino acid composition played major roles in determining the allergenicity of proteins, particularly extracellular/cell surface and vacuole of the subcellular locations for wheat and soybean. To facilitate the allergen prediction, we implemented our computational method in a web application, which can be available at http://gmobl.sjtu.edu.cn/PREAL/index.php.\n\nCONCLUSIONS: Our new approach could improve the accuracy of allergen prediction. And the findings may provide novel insights for the mechanism of allergies.", "author" : [ { "dropping-particle" : "", "family" : "Wang", "given" : "Jing", "non-dropping-particle" : "", "parse-names" : false, "suffix" : "" }, { "dropping-particle" : "", "family" : "Zhang", "given" : "Dabing", "non-dropping-particle" : "", "parse-names" : false, "suffix" : "" }, { "dropping-particle" : "", "family" : "Li", "given" : "Jing", "non-dropping-particle" : "", "parse-names" : false, "suffix" : "" } ], "container-title" : "BMC systems biology", "id" : "ITEM-1", "issue" : "Suppl 5", "issued" : { "date-parts" : [ [ "2013", "1" ] ] }, "page" : "S9", "publisher" : "BioMed Central Ltd", "title" : "PREAL: prediction of allergenic protein by maximum Relevance Minimum Redundancy (mRMR) feature selection.", "type" : "article-journal", "volume" : "7 Suppl 5" }, "uris" : [ "http://www.mendeley.com/documents/?uuid=0373215e-8890-4c83-9466-bb9f8660f34a" ] } ], "mendeley" : { "formattedCitation" : "(Wang et al., 2013)", "plainTextFormattedCitation" : "(Wang et al., 2013)", "previouslyFormattedCitation" : "(Wang et al., 2013)" }, "properties" : { "noteIndex" : 0 }, "schema" : "https://github.com/citation-style-language/schema/raw/master/csl-citation.json" }</w:instrText>
      </w:r>
      <w:r>
        <w:rPr>
          <w:rFonts w:cs="Times New Roman"/>
          <w:szCs w:val="21"/>
        </w:rPr>
        <w:fldChar w:fldCharType="separate"/>
      </w:r>
      <w:r>
        <w:rPr>
          <w:rFonts w:cs="Times New Roman"/>
          <w:szCs w:val="21"/>
        </w:rPr>
        <w:t>(Wang et al., 2013)</w:t>
      </w:r>
      <w:r>
        <w:rPr>
          <w:rFonts w:cs="Times New Roman"/>
          <w:szCs w:val="21"/>
        </w:rPr>
        <w:fldChar w:fldCharType="end"/>
      </w:r>
      <w:r>
        <w:rPr>
          <w:rFonts w:cs="Times New Roman"/>
          <w:szCs w:val="21"/>
        </w:rPr>
        <w:t>。有研究表明支持</w:t>
      </w:r>
      <w:proofErr w:type="gramStart"/>
      <w:r>
        <w:rPr>
          <w:rFonts w:cs="Times New Roman"/>
          <w:szCs w:val="21"/>
        </w:rPr>
        <w:t>向量机方法</w:t>
      </w:r>
      <w:proofErr w:type="gramEnd"/>
      <w:r>
        <w:rPr>
          <w:rFonts w:cs="Times New Roman"/>
          <w:szCs w:val="21"/>
        </w:rPr>
        <w:t>预测过敏原的结果优于基于序列和</w:t>
      </w:r>
      <w:proofErr w:type="gramStart"/>
      <w:r>
        <w:rPr>
          <w:rFonts w:cs="Times New Roman"/>
          <w:szCs w:val="21"/>
        </w:rPr>
        <w:t>模体</w:t>
      </w:r>
      <w:proofErr w:type="gramEnd"/>
      <w:r>
        <w:rPr>
          <w:rFonts w:cs="Times New Roman"/>
          <w:szCs w:val="21"/>
        </w:rPr>
        <w:t>的方法</w:t>
      </w:r>
      <w:r>
        <w:rPr>
          <w:rFonts w:cs="Times New Roman"/>
          <w:szCs w:val="21"/>
        </w:rPr>
        <w:fldChar w:fldCharType="begin" w:fldLock="1"/>
      </w:r>
      <w:r>
        <w:rPr>
          <w:rFonts w:cs="Times New Roman"/>
          <w:szCs w:val="21"/>
        </w:rPr>
        <w:instrText>ADDIN CSL_CITATION { "citationItems" : [ { "id" : "ITEM-1", "itemData" : { "DOI" : "10.1016/j.molimm.2006.02.010", "ISBN" : "0161-5890", "ISSN" : "0161-5890", "PMID" : "16563508", "abstract" : "BACKGROUND: Computational methods have been developed for predicting allergen proteins from sequence segments that show identity, homology, or motif match to a known allergen. These methods achieve good prediction accuracies, but are less effective for novel proteins with no similarity to any known allergen. METHODS: This work tests the feasibility of using a statistical learning method, support vector machines, as such a method. The prediction system is trained and tested by using 1005 allergen proteins from the Allergome database and 22,469 non-allergen proteins from 7871 Pfam families. RESULTS: Testing results by an independent set of 229 allergen and 6717 non-allergen proteins from 7871 Pfam families show that 93.0% and 99.9% of these are correctly predicted, which are comparable to the best results of other methods. Of the 18 novel allergen proteins non-homologous to any other proteins in the Swissprot database, 88.9% is correctly predicted. A further screening of 168,128 proteins in the Swissprot database finds that 2.9% of the proteins are predicted as allergen proteins, which is consistent with the estimated numbers from motif-based methods. CONCLUSIONS: Our study suggests that SVM is a potentially useful method for predicting allergen proteins and it has certain capability for predicting novel allergen proteins. Our software can be accessed at .", "author" : [ { "dropping-particle" : "", "family" : "Cui", "given" : "Juan", "non-dropping-particle" : "", "parse-names" : false, "suffix" : "" }, { "dropping-particle" : "", "family" : "Han", "given" : "Lian Yi", "non-dropping-particle" : "", "parse-names" : false, "suffix" : "" }, { "dropping-particle" : "", "family" : "Li", "given" : "Hu", "non-dropping-particle" : "", "parse-names" : false, "suffix" : "" }, { "dropping-particle" : "", "family" : "Ung", "given" : "Choong Yong", "non-dropping-particle" : "", "parse-names" : false, "suffix" : "" }, { "dropping-particle" : "", "family" : "Tang", "given" : "Zhi Qun", "non-dropping-particle" : "", "parse-names" : false, "suffix" : "" }, { "dropping-particle" : "", "family" : "Zheng", "given" : "Chan Juan", "non-dropping-particle" : "", "parse-names" : false, "suffix" : "" }, { "dropping-particle" : "", "family" : "Cao", "given" : "Zhi Wei", "non-dropping-particle" : "", "parse-names" : false, "suffix" : "" }, { "dropping-particle" : "", "family" : "Chen", "given" : "Yu Zong", "non-dropping-particle" : "", "parse-names" : false, "suffix" : "" } ], "container-title" : "Molecular immunology", "id" : "ITEM-1", "issue" : "4", "issued" : { "date-parts" : [ [ "2007" ] ] }, "page" : "514-520", "title" : "Computer prediction of allergen proteins from sequence-derived protein structural and physicochemical properties.", "type" : "article-journal", "volume" : "44" }, "uris" : [ "http://www.mendeley.com/documents/?uuid=e35653b0-1165-47a9-b382-47471d3dade3" ] } ], "mendeley" : { "formattedCitation" : "(Cui et al., 2007)", "plainTextFormattedCitation" : "(Cui et al., 2007)", "previouslyFormattedCitation" : "(Cui et al., 2007)" }, "properties" : { "noteIndex" : 0 }, "schema" : "https://github.com/citation-style-language/schema/raw/master/csl-citation.json" }</w:instrText>
      </w:r>
      <w:r>
        <w:rPr>
          <w:rFonts w:cs="Times New Roman"/>
          <w:szCs w:val="21"/>
        </w:rPr>
        <w:fldChar w:fldCharType="separate"/>
      </w:r>
      <w:r>
        <w:rPr>
          <w:rFonts w:cs="Times New Roman"/>
          <w:szCs w:val="21"/>
        </w:rPr>
        <w:t>(Cui et al., 2007)</w:t>
      </w:r>
      <w:r>
        <w:rPr>
          <w:rFonts w:cs="Times New Roman"/>
          <w:szCs w:val="21"/>
        </w:rPr>
        <w:fldChar w:fldCharType="end"/>
      </w:r>
      <w:r>
        <w:rPr>
          <w:rFonts w:cs="Times New Roman"/>
        </w:rPr>
        <w:t>。但目前在水稻中仍鲜有对过敏原进行系统预测和生物学功能分析的报道。</w:t>
      </w:r>
    </w:p>
    <w:p w14:paraId="6B70A4FA" w14:textId="77777777" w:rsidR="00CE401D" w:rsidRDefault="009E25EB">
      <w:pPr>
        <w:pStyle w:val="ab"/>
        <w:ind w:firstLineChars="200" w:firstLine="420"/>
        <w:rPr>
          <w:rFonts w:cs="Times New Roman"/>
        </w:rPr>
      </w:pPr>
      <w:r>
        <w:rPr>
          <w:rFonts w:cs="Times New Roman"/>
        </w:rPr>
        <w:t>为了全面预测和分析水稻中的潜在过敏源蛋白及其特征和功能，</w:t>
      </w:r>
      <w:r>
        <w:rPr>
          <w:rFonts w:cs="Times New Roman" w:hint="eastAsia"/>
        </w:rPr>
        <w:t>本研究</w:t>
      </w:r>
      <w:r>
        <w:rPr>
          <w:rFonts w:cs="Times New Roman"/>
        </w:rPr>
        <w:t>通过生物信息学手段，使用两种过敏原预测方法并结合已知过敏原数据库信息，在已经拥有大量研究数据的单子</w:t>
      </w:r>
      <w:proofErr w:type="gramStart"/>
      <w:r>
        <w:rPr>
          <w:rFonts w:cs="Times New Roman"/>
        </w:rPr>
        <w:t>叶模式</w:t>
      </w:r>
      <w:proofErr w:type="gramEnd"/>
      <w:r>
        <w:rPr>
          <w:rFonts w:cs="Times New Roman"/>
        </w:rPr>
        <w:t>植物水稻中进行了全基因组过敏原预测分析；并同时对这些潜在过敏原的表达模式、蛋白家族分类和功能进行了系统的分析；此外，通过同源蛋白序列对比和进化分析，进一步了解到了水稻过敏原蛋白在不同植物物种中的分布特征；最后结合水稻花粉和水稻种子的</w:t>
      </w:r>
      <w:proofErr w:type="gramStart"/>
      <w:r>
        <w:rPr>
          <w:rFonts w:cs="Times New Roman"/>
        </w:rPr>
        <w:t>转录组</w:t>
      </w:r>
      <w:proofErr w:type="gramEnd"/>
      <w:r>
        <w:rPr>
          <w:rFonts w:cs="Times New Roman"/>
        </w:rPr>
        <w:t>芯片数据，细分出了水稻花粉过敏原和水稻种子过敏原，并对这两种高危过敏原的表达模式、蛋白家族和功能进行了比较分析。上述研究有望对水稻过敏原的特征和功能进行系统的了解，同时通过单子</w:t>
      </w:r>
      <w:proofErr w:type="gramStart"/>
      <w:r>
        <w:rPr>
          <w:rFonts w:cs="Times New Roman"/>
        </w:rPr>
        <w:t>叶模式</w:t>
      </w:r>
      <w:proofErr w:type="gramEnd"/>
      <w:r>
        <w:rPr>
          <w:rFonts w:cs="Times New Roman"/>
        </w:rPr>
        <w:t>植物水稻中的过敏原分析，能够帮助预测和分析其他物种中的过敏原，从而推进预防和治疗植物特别是禾本科植物引起的花粉过敏症和食物过敏症。</w:t>
      </w:r>
    </w:p>
    <w:p w14:paraId="5B760B79" w14:textId="77777777" w:rsidR="00CE401D" w:rsidRDefault="009E25EB">
      <w:pPr>
        <w:widowControl/>
        <w:jc w:val="left"/>
        <w:rPr>
          <w:rFonts w:eastAsia="黑体" w:cs="Times New Roman"/>
          <w:b/>
          <w:sz w:val="24"/>
          <w:szCs w:val="24"/>
        </w:rPr>
      </w:pPr>
      <w:r>
        <w:rPr>
          <w:rFonts w:eastAsia="黑体" w:cs="Times New Roman"/>
          <w:b/>
          <w:sz w:val="24"/>
          <w:szCs w:val="24"/>
        </w:rPr>
        <w:br w:type="page"/>
      </w:r>
    </w:p>
    <w:p w14:paraId="5AA2F626" w14:textId="77777777" w:rsidR="00CE401D" w:rsidRDefault="009E25EB">
      <w:pPr>
        <w:rPr>
          <w:rFonts w:cs="Times New Roman"/>
          <w:b/>
          <w:sz w:val="24"/>
          <w:szCs w:val="24"/>
        </w:rPr>
      </w:pPr>
      <w:r>
        <w:rPr>
          <w:rFonts w:cs="Times New Roman"/>
          <w:b/>
          <w:sz w:val="24"/>
          <w:szCs w:val="24"/>
        </w:rPr>
        <w:lastRenderedPageBreak/>
        <w:t>1</w:t>
      </w:r>
      <w:r>
        <w:rPr>
          <w:rFonts w:cs="Times New Roman"/>
          <w:b/>
          <w:sz w:val="24"/>
          <w:szCs w:val="24"/>
        </w:rPr>
        <w:t>研究结果</w:t>
      </w:r>
    </w:p>
    <w:p w14:paraId="38C9FDCD" w14:textId="77777777" w:rsidR="00CE401D" w:rsidRDefault="009E25EB">
      <w:pPr>
        <w:jc w:val="left"/>
        <w:rPr>
          <w:rFonts w:cs="Times New Roman"/>
          <w:b/>
          <w:szCs w:val="21"/>
        </w:rPr>
      </w:pPr>
      <w:r>
        <w:rPr>
          <w:rFonts w:cs="Times New Roman"/>
          <w:b/>
          <w:szCs w:val="21"/>
        </w:rPr>
        <w:t xml:space="preserve">1.1 </w:t>
      </w:r>
      <w:r>
        <w:rPr>
          <w:rFonts w:cs="Times New Roman"/>
          <w:b/>
          <w:szCs w:val="21"/>
        </w:rPr>
        <w:t>全基因组预测和筛选水稻过敏原的基因</w:t>
      </w:r>
      <w:r>
        <w:rPr>
          <w:rFonts w:cs="Times New Roman"/>
          <w:b/>
          <w:szCs w:val="21"/>
        </w:rPr>
        <w:t>/</w:t>
      </w:r>
      <w:r>
        <w:rPr>
          <w:rFonts w:cs="Times New Roman"/>
          <w:b/>
          <w:szCs w:val="21"/>
        </w:rPr>
        <w:t>蛋白</w:t>
      </w:r>
    </w:p>
    <w:p w14:paraId="381A6DD3" w14:textId="77777777" w:rsidR="00CE401D" w:rsidRDefault="009E25EB">
      <w:pPr>
        <w:ind w:firstLineChars="150" w:firstLine="315"/>
        <w:rPr>
          <w:rFonts w:cs="Times New Roman"/>
          <w:color w:val="000000"/>
        </w:rPr>
      </w:pPr>
      <w:r>
        <w:rPr>
          <w:rFonts w:cs="Times New Roman"/>
        </w:rPr>
        <w:t>我们从水稻基因组注释计划数据库（</w:t>
      </w:r>
      <w:r>
        <w:rPr>
          <w:rFonts w:cs="Times New Roman"/>
        </w:rPr>
        <w:t>http://rice.plantbiology.msu.edu/</w:t>
      </w:r>
      <w:r>
        <w:rPr>
          <w:rFonts w:cs="Times New Roman"/>
        </w:rPr>
        <w:t>）收集了水稻中所有蛋白质序列共</w:t>
      </w:r>
      <w:r>
        <w:rPr>
          <w:rFonts w:cs="Times New Roman"/>
        </w:rPr>
        <w:t>41363</w:t>
      </w:r>
      <w:r>
        <w:rPr>
          <w:rFonts w:cs="Times New Roman"/>
        </w:rPr>
        <w:t>条蛋白质序列，通过</w:t>
      </w:r>
      <w:r>
        <w:rPr>
          <w:rFonts w:cs="Times New Roman"/>
        </w:rPr>
        <w:t>PREAL</w:t>
      </w:r>
      <w:r>
        <w:rPr>
          <w:rFonts w:cs="Times New Roman"/>
        </w:rPr>
        <w:t>和</w:t>
      </w:r>
      <w:r>
        <w:rPr>
          <w:rFonts w:cs="Times New Roman"/>
        </w:rPr>
        <w:t>WHO/FAO rule 1</w:t>
      </w:r>
      <w:r>
        <w:rPr>
          <w:rFonts w:cs="Times New Roman"/>
        </w:rPr>
        <w:t>两种过敏原分析方法，我们在水稻基因组中鉴定到</w:t>
      </w:r>
      <w:r>
        <w:rPr>
          <w:rFonts w:cs="Times New Roman"/>
        </w:rPr>
        <w:t>645</w:t>
      </w:r>
      <w:r>
        <w:rPr>
          <w:rFonts w:cs="Times New Roman"/>
        </w:rPr>
        <w:t>个过敏原蛋白（图</w:t>
      </w:r>
      <w:r>
        <w:rPr>
          <w:rFonts w:cs="Times New Roman"/>
        </w:rPr>
        <w:t>1</w:t>
      </w:r>
      <w:r>
        <w:rPr>
          <w:rFonts w:cs="Times New Roman"/>
        </w:rPr>
        <w:t>）。同时，我们增加和收集了过敏原数据库（</w:t>
      </w:r>
      <w:proofErr w:type="spellStart"/>
      <w:r>
        <w:rPr>
          <w:rFonts w:cs="Times New Roman"/>
        </w:rPr>
        <w:t>Allergome</w:t>
      </w:r>
      <w:proofErr w:type="spellEnd"/>
      <w:r>
        <w:rPr>
          <w:rFonts w:cs="Times New Roman"/>
        </w:rPr>
        <w:t xml:space="preserve">, </w:t>
      </w:r>
      <w:hyperlink r:id="rId10" w:history="1">
        <w:r>
          <w:rPr>
            <w:rStyle w:val="a9"/>
            <w:rFonts w:cs="Times New Roman"/>
            <w:color w:val="000000"/>
            <w:sz w:val="22"/>
            <w:u w:val="none"/>
          </w:rPr>
          <w:t>http://www.allergome.org/</w:t>
        </w:r>
        <w:r>
          <w:rPr>
            <w:rStyle w:val="a9"/>
            <w:rFonts w:cs="Times New Roman"/>
            <w:color w:val="000000"/>
            <w:sz w:val="22"/>
            <w:u w:val="none"/>
          </w:rPr>
          <w:t>）中的已知水稻过敏源蛋白</w:t>
        </w:r>
        <w:r>
          <w:rPr>
            <w:rStyle w:val="a9"/>
            <w:rFonts w:cs="Times New Roman"/>
            <w:color w:val="000000"/>
            <w:sz w:val="22"/>
            <w:u w:val="none"/>
          </w:rPr>
          <w:t>46</w:t>
        </w:r>
      </w:hyperlink>
      <w:proofErr w:type="gramStart"/>
      <w:r>
        <w:rPr>
          <w:rFonts w:cs="Times New Roman"/>
          <w:color w:val="000000"/>
        </w:rPr>
        <w:t>个</w:t>
      </w:r>
      <w:proofErr w:type="gramEnd"/>
      <w:r>
        <w:rPr>
          <w:rFonts w:cs="Times New Roman"/>
          <w:color w:val="000000"/>
        </w:rPr>
        <w:t>，其中</w:t>
      </w:r>
      <w:r>
        <w:rPr>
          <w:rFonts w:cs="Times New Roman"/>
          <w:color w:val="000000"/>
        </w:rPr>
        <w:t>34</w:t>
      </w:r>
      <w:r>
        <w:rPr>
          <w:rFonts w:cs="Times New Roman"/>
          <w:color w:val="000000"/>
        </w:rPr>
        <w:t>个已知水稻过敏原在预测数据中。因此，最终在水稻中，我们得到共</w:t>
      </w:r>
      <w:r>
        <w:rPr>
          <w:rFonts w:cs="Times New Roman"/>
          <w:color w:val="000000"/>
        </w:rPr>
        <w:t>657</w:t>
      </w:r>
      <w:r>
        <w:rPr>
          <w:rFonts w:cs="Times New Roman"/>
          <w:color w:val="000000"/>
        </w:rPr>
        <w:t>个蛋白组成的潜在和已知过敏原集合（为方便描述，后文统称为水稻过敏原）。</w:t>
      </w:r>
      <w:r>
        <w:rPr>
          <w:rFonts w:cs="Times New Roman"/>
        </w:rPr>
        <w:t>此外，我们分别从水稻成熟花粉和种子的</w:t>
      </w:r>
      <w:proofErr w:type="gramStart"/>
      <w:r>
        <w:rPr>
          <w:rFonts w:cs="Times New Roman"/>
        </w:rPr>
        <w:t>转录组</w:t>
      </w:r>
      <w:proofErr w:type="gramEnd"/>
      <w:r>
        <w:rPr>
          <w:rFonts w:cs="Times New Roman"/>
        </w:rPr>
        <w:t>学分析中，选去出过敏源蛋白集合中的水稻花粉过敏原和水稻种子过敏原集合（图</w:t>
      </w:r>
      <w:r>
        <w:rPr>
          <w:rFonts w:cs="Times New Roman"/>
        </w:rPr>
        <w:t>1</w:t>
      </w:r>
      <w:r>
        <w:rPr>
          <w:rFonts w:cs="Times New Roman"/>
        </w:rPr>
        <w:t>），其中花粉过敏原</w:t>
      </w:r>
      <w:r>
        <w:rPr>
          <w:rFonts w:cs="Times New Roman"/>
        </w:rPr>
        <w:t>95</w:t>
      </w:r>
      <w:r>
        <w:rPr>
          <w:rFonts w:cs="Times New Roman"/>
        </w:rPr>
        <w:t>个，种子过敏原</w:t>
      </w:r>
      <w:r>
        <w:rPr>
          <w:rFonts w:cs="Times New Roman"/>
        </w:rPr>
        <w:t>63</w:t>
      </w:r>
      <w:r>
        <w:rPr>
          <w:rFonts w:cs="Times New Roman"/>
        </w:rPr>
        <w:t>个，在花粉和种子中均表达的过敏原</w:t>
      </w:r>
      <w:r>
        <w:rPr>
          <w:rFonts w:cs="Times New Roman"/>
        </w:rPr>
        <w:t>53</w:t>
      </w:r>
      <w:r>
        <w:rPr>
          <w:rFonts w:cs="Times New Roman"/>
        </w:rPr>
        <w:t>个。</w:t>
      </w:r>
    </w:p>
    <w:p w14:paraId="68F41503" w14:textId="1EA8A080" w:rsidR="00CE401D" w:rsidRDefault="002A018F" w:rsidP="00813CCD">
      <w:pPr>
        <w:rPr>
          <w:rFonts w:cs="Times New Roman"/>
          <w:sz w:val="22"/>
        </w:rPr>
      </w:pPr>
      <w:r>
        <w:rPr>
          <w:rFonts w:cs="Times New Roman"/>
          <w:noProof/>
          <w:sz w:val="22"/>
        </w:rPr>
        <w:drawing>
          <wp:inline distT="0" distB="0" distL="0" distR="0" wp14:anchorId="1D6ED629" wp14:editId="2F6CEE38">
            <wp:extent cx="5247292" cy="2906752"/>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6417" cy="2911807"/>
                    </a:xfrm>
                    <a:prstGeom prst="rect">
                      <a:avLst/>
                    </a:prstGeom>
                    <a:noFill/>
                  </pic:spPr>
                </pic:pic>
              </a:graphicData>
            </a:graphic>
          </wp:inline>
        </w:drawing>
      </w:r>
    </w:p>
    <w:p w14:paraId="76D6FA5D" w14:textId="77777777" w:rsidR="00CE401D" w:rsidRDefault="009E25EB">
      <w:pPr>
        <w:jc w:val="left"/>
        <w:rPr>
          <w:rFonts w:cs="Times New Roman"/>
          <w:sz w:val="20"/>
          <w:szCs w:val="20"/>
        </w:rPr>
      </w:pPr>
      <w:commentRangeStart w:id="12"/>
      <w:commentRangeStart w:id="13"/>
      <w:r>
        <w:rPr>
          <w:rFonts w:cs="Times New Roman"/>
          <w:sz w:val="20"/>
          <w:szCs w:val="20"/>
        </w:rPr>
        <w:t>图</w:t>
      </w:r>
      <w:r>
        <w:rPr>
          <w:rFonts w:cs="Times New Roman"/>
          <w:sz w:val="20"/>
          <w:szCs w:val="20"/>
        </w:rPr>
        <w:t xml:space="preserve">1 </w:t>
      </w:r>
      <w:r>
        <w:rPr>
          <w:rFonts w:cs="Times New Roman"/>
          <w:sz w:val="20"/>
          <w:szCs w:val="20"/>
        </w:rPr>
        <w:t>水稻过敏原预测和收集流程示意图</w:t>
      </w:r>
      <w:commentRangeEnd w:id="12"/>
      <w:r>
        <w:commentReference w:id="12"/>
      </w:r>
      <w:commentRangeEnd w:id="13"/>
      <w:r w:rsidR="00543290">
        <w:rPr>
          <w:rStyle w:val="aa"/>
        </w:rPr>
        <w:commentReference w:id="13"/>
      </w:r>
    </w:p>
    <w:p w14:paraId="304FBFAA" w14:textId="5F4772DA" w:rsidR="00CE401D" w:rsidRDefault="009E25EB">
      <w:pPr>
        <w:jc w:val="left"/>
        <w:rPr>
          <w:rFonts w:cs="Times New Roman"/>
          <w:sz w:val="20"/>
          <w:szCs w:val="20"/>
        </w:rPr>
      </w:pPr>
      <w:r>
        <w:rPr>
          <w:rFonts w:cs="Times New Roman"/>
          <w:sz w:val="20"/>
          <w:szCs w:val="20"/>
        </w:rPr>
        <w:t xml:space="preserve">Figure 1 </w:t>
      </w:r>
      <w:ins w:id="14" w:author="Chen Eric" w:date="2016-02-12T13:01:00Z">
        <w:r w:rsidR="00AB7756">
          <w:rPr>
            <w:rFonts w:cs="Times New Roman"/>
            <w:sz w:val="20"/>
            <w:szCs w:val="20"/>
          </w:rPr>
          <w:t>F</w:t>
        </w:r>
        <w:r w:rsidR="00AB7756" w:rsidRPr="00AB7756">
          <w:rPr>
            <w:rFonts w:cs="Times New Roman"/>
            <w:sz w:val="20"/>
            <w:szCs w:val="20"/>
          </w:rPr>
          <w:t>low diagram</w:t>
        </w:r>
      </w:ins>
      <w:del w:id="15" w:author="Chen Eric" w:date="2016-02-12T13:01:00Z">
        <w:r w:rsidDel="00AB7756">
          <w:rPr>
            <w:rFonts w:cs="Times New Roman"/>
            <w:sz w:val="20"/>
            <w:szCs w:val="20"/>
          </w:rPr>
          <w:delText>Work flow</w:delText>
        </w:r>
      </w:del>
      <w:r>
        <w:rPr>
          <w:rFonts w:cs="Times New Roman"/>
          <w:sz w:val="20"/>
          <w:szCs w:val="20"/>
        </w:rPr>
        <w:t xml:space="preserve"> of collection and prediction of rice allergens</w:t>
      </w:r>
    </w:p>
    <w:p w14:paraId="7E78BC96" w14:textId="77777777" w:rsidR="00CE401D" w:rsidRDefault="00CE401D">
      <w:pPr>
        <w:jc w:val="center"/>
        <w:rPr>
          <w:rFonts w:cs="Times New Roman"/>
          <w:sz w:val="22"/>
        </w:rPr>
      </w:pPr>
    </w:p>
    <w:p w14:paraId="78E7D2E8" w14:textId="77777777" w:rsidR="00CE401D" w:rsidRDefault="009E25EB">
      <w:pPr>
        <w:jc w:val="left"/>
        <w:rPr>
          <w:rFonts w:eastAsia="黑体" w:cs="Times New Roman"/>
          <w:b/>
          <w:szCs w:val="21"/>
        </w:rPr>
      </w:pPr>
      <w:r>
        <w:rPr>
          <w:rFonts w:cs="Times New Roman"/>
          <w:b/>
          <w:szCs w:val="21"/>
        </w:rPr>
        <w:t xml:space="preserve">2 </w:t>
      </w:r>
      <w:r>
        <w:rPr>
          <w:rFonts w:cs="Times New Roman"/>
          <w:b/>
          <w:szCs w:val="21"/>
        </w:rPr>
        <w:t>水稻过敏原的表达模式、蛋白家族分类和功能预测</w:t>
      </w:r>
    </w:p>
    <w:p w14:paraId="7092F767" w14:textId="77777777" w:rsidR="00CE401D" w:rsidRDefault="009E25EB">
      <w:pPr>
        <w:pStyle w:val="ab"/>
        <w:ind w:firstLineChars="200" w:firstLine="440"/>
        <w:rPr>
          <w:rFonts w:cs="Times New Roman"/>
          <w:sz w:val="22"/>
        </w:rPr>
      </w:pPr>
      <w:r>
        <w:rPr>
          <w:rFonts w:cs="Times New Roman"/>
          <w:sz w:val="22"/>
        </w:rPr>
        <w:t>为了进一步了解水稻过敏原基因</w:t>
      </w:r>
      <w:r>
        <w:rPr>
          <w:rFonts w:cs="Times New Roman"/>
          <w:sz w:val="22"/>
        </w:rPr>
        <w:t>/</w:t>
      </w:r>
      <w:r>
        <w:rPr>
          <w:rFonts w:cs="Times New Roman"/>
          <w:sz w:val="22"/>
        </w:rPr>
        <w:t>蛋白的表达模式，我们对</w:t>
      </w:r>
      <w:r>
        <w:rPr>
          <w:rFonts w:cs="Times New Roman"/>
          <w:sz w:val="22"/>
        </w:rPr>
        <w:t>539</w:t>
      </w:r>
      <w:r>
        <w:rPr>
          <w:rFonts w:cs="Times New Roman"/>
          <w:sz w:val="22"/>
        </w:rPr>
        <w:t>个有探针的基因，进行了在水稻</w:t>
      </w:r>
      <w:r>
        <w:rPr>
          <w:rFonts w:cs="Times New Roman"/>
          <w:sz w:val="22"/>
        </w:rPr>
        <w:t>9</w:t>
      </w:r>
      <w:r>
        <w:rPr>
          <w:rFonts w:cs="Times New Roman"/>
          <w:sz w:val="22"/>
        </w:rPr>
        <w:t>种组织时期表达情况的聚类分析；结果表明：水稻过敏原基因</w:t>
      </w:r>
      <w:r>
        <w:rPr>
          <w:rFonts w:cs="Times New Roman"/>
          <w:sz w:val="22"/>
        </w:rPr>
        <w:t>/</w:t>
      </w:r>
      <w:r>
        <w:rPr>
          <w:rFonts w:cs="Times New Roman"/>
          <w:sz w:val="22"/>
        </w:rPr>
        <w:t>蛋白在植物体内有着多样的表达模式（图</w:t>
      </w:r>
      <w:r>
        <w:rPr>
          <w:rFonts w:cs="Times New Roman"/>
          <w:sz w:val="22"/>
        </w:rPr>
        <w:t>2A</w:t>
      </w:r>
      <w:r>
        <w:rPr>
          <w:rFonts w:cs="Times New Roman"/>
          <w:sz w:val="22"/>
        </w:rPr>
        <w:t>），其中可以明显的观察到一些过敏原在水稻多个组织中高表达（图</w:t>
      </w:r>
      <w:r>
        <w:rPr>
          <w:rFonts w:cs="Times New Roman"/>
          <w:sz w:val="22"/>
        </w:rPr>
        <w:t>2A</w:t>
      </w:r>
      <w:r>
        <w:rPr>
          <w:rFonts w:cs="Times New Roman"/>
          <w:sz w:val="22"/>
        </w:rPr>
        <w:t>，紫色基因簇</w:t>
      </w:r>
      <w:r>
        <w:rPr>
          <w:rFonts w:cs="Times New Roman" w:hint="eastAsia"/>
          <w:sz w:val="22"/>
        </w:rPr>
        <w:t>I</w:t>
      </w:r>
      <w:r>
        <w:rPr>
          <w:rFonts w:cs="Times New Roman"/>
          <w:sz w:val="22"/>
        </w:rPr>
        <w:t>），而另一些过敏原则较特异性地在成熟花粉中高表达（图</w:t>
      </w:r>
      <w:r>
        <w:rPr>
          <w:rFonts w:cs="Times New Roman"/>
          <w:sz w:val="22"/>
        </w:rPr>
        <w:t>2A</w:t>
      </w:r>
      <w:r>
        <w:rPr>
          <w:rFonts w:cs="Times New Roman"/>
          <w:sz w:val="22"/>
        </w:rPr>
        <w:t>，橙色基因簇</w:t>
      </w:r>
      <w:r>
        <w:rPr>
          <w:rFonts w:cs="Times New Roman" w:hint="eastAsia"/>
          <w:sz w:val="22"/>
        </w:rPr>
        <w:t>II</w:t>
      </w:r>
      <w:r>
        <w:rPr>
          <w:rFonts w:cs="Times New Roman"/>
          <w:sz w:val="22"/>
        </w:rPr>
        <w:t>）。水稻过敏原基因</w:t>
      </w:r>
      <w:r>
        <w:rPr>
          <w:rFonts w:cs="Times New Roman"/>
          <w:sz w:val="22"/>
        </w:rPr>
        <w:t>/</w:t>
      </w:r>
      <w:r>
        <w:rPr>
          <w:rFonts w:cs="Times New Roman"/>
          <w:sz w:val="22"/>
        </w:rPr>
        <w:t>蛋白表达模式的不同，预示着过敏原可能在植物体内的不同部位或不同时期，</w:t>
      </w:r>
      <w:proofErr w:type="gramStart"/>
      <w:r>
        <w:rPr>
          <w:rFonts w:cs="Times New Roman"/>
          <w:sz w:val="22"/>
        </w:rPr>
        <w:t>参与着</w:t>
      </w:r>
      <w:proofErr w:type="gramEnd"/>
      <w:r>
        <w:rPr>
          <w:rFonts w:cs="Times New Roman"/>
          <w:sz w:val="22"/>
        </w:rPr>
        <w:t>不同的生物学过程。</w:t>
      </w:r>
    </w:p>
    <w:p w14:paraId="512A24A0" w14:textId="77777777" w:rsidR="00CE401D" w:rsidRDefault="009E25EB">
      <w:pPr>
        <w:pStyle w:val="ab"/>
        <w:ind w:firstLineChars="200" w:firstLine="440"/>
        <w:rPr>
          <w:rFonts w:cs="Times New Roman"/>
          <w:sz w:val="22"/>
        </w:rPr>
      </w:pPr>
      <w:r>
        <w:rPr>
          <w:rFonts w:cs="Times New Roman"/>
          <w:sz w:val="22"/>
        </w:rPr>
        <w:t>我们进一步对水稻过敏原的功能进行</w:t>
      </w:r>
      <w:r>
        <w:rPr>
          <w:rFonts w:cs="Times New Roman"/>
          <w:sz w:val="22"/>
        </w:rPr>
        <w:t>GO</w:t>
      </w:r>
      <w:r>
        <w:rPr>
          <w:rFonts w:cs="Times New Roman"/>
          <w:sz w:val="22"/>
        </w:rPr>
        <w:t>功能预测分析，结果表明，水稻过敏原参与广泛的细胞代谢过程（图</w:t>
      </w:r>
      <w:r>
        <w:rPr>
          <w:rFonts w:cs="Times New Roman"/>
          <w:sz w:val="22"/>
        </w:rPr>
        <w:t>2B</w:t>
      </w:r>
      <w:r>
        <w:rPr>
          <w:rFonts w:cs="Times New Roman"/>
          <w:sz w:val="22"/>
        </w:rPr>
        <w:t>）；其中约</w:t>
      </w:r>
      <w:r>
        <w:rPr>
          <w:rFonts w:cs="Times New Roman"/>
          <w:sz w:val="22"/>
        </w:rPr>
        <w:t>40%</w:t>
      </w:r>
      <w:r>
        <w:rPr>
          <w:rFonts w:cs="Times New Roman"/>
          <w:sz w:val="22"/>
        </w:rPr>
        <w:t>过敏原富集在代谢过程（</w:t>
      </w:r>
      <w:r>
        <w:rPr>
          <w:rFonts w:cs="Times New Roman"/>
          <w:sz w:val="22"/>
        </w:rPr>
        <w:t>GO</w:t>
      </w:r>
      <w:r>
        <w:rPr>
          <w:rFonts w:cs="Times New Roman"/>
          <w:sz w:val="22"/>
        </w:rPr>
        <w:t>：</w:t>
      </w:r>
      <w:r>
        <w:rPr>
          <w:rFonts w:cs="Times New Roman"/>
          <w:sz w:val="22"/>
        </w:rPr>
        <w:t>0008152</w:t>
      </w:r>
      <w:r>
        <w:rPr>
          <w:rFonts w:cs="Times New Roman"/>
          <w:sz w:val="22"/>
        </w:rPr>
        <w:t>）和细胞过程（</w:t>
      </w:r>
      <w:r>
        <w:rPr>
          <w:rFonts w:cs="Times New Roman"/>
          <w:sz w:val="22"/>
        </w:rPr>
        <w:t>GO</w:t>
      </w:r>
      <w:r>
        <w:rPr>
          <w:rFonts w:cs="Times New Roman"/>
          <w:sz w:val="22"/>
        </w:rPr>
        <w:t>：</w:t>
      </w:r>
      <w:r>
        <w:rPr>
          <w:rFonts w:cs="Times New Roman"/>
          <w:sz w:val="22"/>
        </w:rPr>
        <w:t>0009987</w:t>
      </w:r>
      <w:r>
        <w:rPr>
          <w:rFonts w:cs="Times New Roman"/>
          <w:sz w:val="22"/>
        </w:rPr>
        <w:t>）中；代谢过程主要是初级代谢过程（</w:t>
      </w:r>
      <w:r>
        <w:rPr>
          <w:rFonts w:cs="Times New Roman"/>
          <w:sz w:val="22"/>
        </w:rPr>
        <w:t>primary metabolic process</w:t>
      </w:r>
      <w:r>
        <w:rPr>
          <w:rFonts w:cs="Times New Roman"/>
          <w:sz w:val="22"/>
        </w:rPr>
        <w:t>），主要为一些酶蛋白和结合功能蛋白，包括半胱氨酸型肽酶（</w:t>
      </w:r>
      <w:r>
        <w:rPr>
          <w:rFonts w:cs="Times New Roman"/>
          <w:sz w:val="22"/>
        </w:rPr>
        <w:t>cysteine-type peptidase</w:t>
      </w:r>
      <w:r>
        <w:rPr>
          <w:rFonts w:cs="Times New Roman"/>
          <w:sz w:val="22"/>
        </w:rPr>
        <w:t>）、异构酶（</w:t>
      </w:r>
      <w:proofErr w:type="spellStart"/>
      <w:r>
        <w:rPr>
          <w:rFonts w:cs="Times New Roman"/>
          <w:sz w:val="22"/>
        </w:rPr>
        <w:t>isomerase</w:t>
      </w:r>
      <w:proofErr w:type="spellEnd"/>
      <w:r>
        <w:rPr>
          <w:rFonts w:cs="Times New Roman"/>
          <w:sz w:val="22"/>
        </w:rPr>
        <w:t>）、氧化还原酶（</w:t>
      </w:r>
      <w:proofErr w:type="spellStart"/>
      <w:r>
        <w:rPr>
          <w:rFonts w:cs="Times New Roman"/>
          <w:sz w:val="22"/>
        </w:rPr>
        <w:t>oxidoreductase</w:t>
      </w:r>
      <w:proofErr w:type="spellEnd"/>
      <w:r>
        <w:rPr>
          <w:rFonts w:cs="Times New Roman"/>
          <w:sz w:val="22"/>
        </w:rPr>
        <w:t>）、细胞骨架（</w:t>
      </w:r>
      <w:r>
        <w:rPr>
          <w:rFonts w:cs="Times New Roman"/>
          <w:sz w:val="22"/>
        </w:rPr>
        <w:t>cytoskeleton</w:t>
      </w:r>
      <w:r>
        <w:rPr>
          <w:rFonts w:cs="Times New Roman"/>
          <w:sz w:val="22"/>
        </w:rPr>
        <w:t>）相关蛋白等；此外，一些过敏原蛋白也参与刺激响应（</w:t>
      </w:r>
      <w:r>
        <w:rPr>
          <w:rFonts w:cs="Times New Roman"/>
          <w:sz w:val="22"/>
        </w:rPr>
        <w:t>GO</w:t>
      </w:r>
      <w:r>
        <w:rPr>
          <w:rFonts w:cs="Times New Roman"/>
          <w:sz w:val="22"/>
        </w:rPr>
        <w:t>：</w:t>
      </w:r>
      <w:r>
        <w:rPr>
          <w:rFonts w:cs="Times New Roman"/>
          <w:sz w:val="22"/>
        </w:rPr>
        <w:t>0050896</w:t>
      </w:r>
      <w:r>
        <w:rPr>
          <w:rFonts w:cs="Times New Roman"/>
          <w:sz w:val="22"/>
        </w:rPr>
        <w:t>）和生物调控过程（</w:t>
      </w:r>
      <w:r>
        <w:rPr>
          <w:rFonts w:cs="Times New Roman"/>
          <w:sz w:val="22"/>
        </w:rPr>
        <w:t>GO</w:t>
      </w:r>
      <w:r>
        <w:rPr>
          <w:rFonts w:cs="Times New Roman"/>
          <w:sz w:val="22"/>
        </w:rPr>
        <w:t>：</w:t>
      </w:r>
      <w:r>
        <w:rPr>
          <w:rFonts w:cs="Times New Roman"/>
          <w:sz w:val="22"/>
        </w:rPr>
        <w:t>0065007</w:t>
      </w:r>
      <w:r>
        <w:rPr>
          <w:rFonts w:cs="Times New Roman"/>
          <w:sz w:val="22"/>
        </w:rPr>
        <w:t>）。</w:t>
      </w:r>
    </w:p>
    <w:p w14:paraId="58CBF1DA" w14:textId="77777777" w:rsidR="00CE401D" w:rsidRDefault="009E25EB">
      <w:pPr>
        <w:pStyle w:val="ab"/>
        <w:ind w:firstLine="480"/>
        <w:rPr>
          <w:rFonts w:cs="Times New Roman"/>
          <w:sz w:val="22"/>
        </w:rPr>
      </w:pPr>
      <w:r>
        <w:rPr>
          <w:rFonts w:cs="Times New Roman"/>
          <w:sz w:val="22"/>
        </w:rPr>
        <w:t>为了进一步了解水稻过敏原的表达特征并分析其功能，我们对这些潜在过敏原进行了蛋白家族的分类。根据</w:t>
      </w:r>
      <w:proofErr w:type="spellStart"/>
      <w:r>
        <w:rPr>
          <w:rFonts w:cs="Times New Roman"/>
          <w:sz w:val="22"/>
        </w:rPr>
        <w:t>Radauer</w:t>
      </w:r>
      <w:proofErr w:type="spellEnd"/>
      <w:r>
        <w:rPr>
          <w:rFonts w:cs="Times New Roman"/>
          <w:sz w:val="22"/>
        </w:rPr>
        <w:t>和</w:t>
      </w:r>
      <w:proofErr w:type="spellStart"/>
      <w:r>
        <w:rPr>
          <w:rFonts w:cs="Times New Roman"/>
          <w:sz w:val="22"/>
        </w:rPr>
        <w:t>Breiteneder</w:t>
      </w:r>
      <w:proofErr w:type="spellEnd"/>
      <w:r>
        <w:rPr>
          <w:rFonts w:cs="Times New Roman"/>
          <w:sz w:val="22"/>
        </w:rPr>
        <w:t>对已鉴定过敏原的研究，种子植物中存</w:t>
      </w:r>
      <w:r>
        <w:rPr>
          <w:rFonts w:cs="Times New Roman"/>
          <w:sz w:val="22"/>
        </w:rPr>
        <w:lastRenderedPageBreak/>
        <w:t>在</w:t>
      </w:r>
      <w:r>
        <w:rPr>
          <w:rFonts w:cs="Times New Roman"/>
          <w:sz w:val="22"/>
        </w:rPr>
        <w:t>2500</w:t>
      </w:r>
      <w:r>
        <w:rPr>
          <w:rFonts w:cs="Times New Roman"/>
          <w:sz w:val="22"/>
        </w:rPr>
        <w:t>多个蛋白质家族，而仅有</w:t>
      </w:r>
      <w:r>
        <w:rPr>
          <w:rFonts w:cs="Times New Roman"/>
          <w:sz w:val="22"/>
        </w:rPr>
        <w:t>59</w:t>
      </w:r>
      <w:r>
        <w:rPr>
          <w:rFonts w:cs="Times New Roman"/>
          <w:sz w:val="22"/>
        </w:rPr>
        <w:t>个蛋白质家族包含过敏原，这表明过敏原在家族分布上有其一定的特征</w:t>
      </w:r>
      <w:r>
        <w:rPr>
          <w:rFonts w:cs="Times New Roman"/>
          <w:sz w:val="22"/>
        </w:rPr>
        <w:fldChar w:fldCharType="begin" w:fldLock="1"/>
      </w:r>
      <w:r>
        <w:rPr>
          <w:rFonts w:cs="Times New Roman"/>
          <w:sz w:val="22"/>
        </w:rPr>
        <w:instrText>ADDIN CSL_CITATION { "citationItems" : [ { "id" : "ITEM-1", "itemData" : { "DOI" : "10.1016/j.jaci.2005.09.010", "ISSN" : "0091-6749", "PMID" : "16387597", "abstract" : "BACKGROUND: Inhalative allergies are elicited predominantly by pollen of various plant species. However, a classification of the large number of identified pollen allergens is still missing.\n\nOBJECTIVE: To analyze pollen allergen sequences with respect to protein family membership, taxonomic distribution of protein families, and interspecies variability.\n\nMETHODS: Protein family memberships of all plant allergen sequences from the Allergome database were determined by using the Protein Families Database of Alignments and Hidden Markov Models. The taxonomic distribution of pollen allergens was established from the Integrated Taxonomic Information System. Members of abundant pollen allergen families were compared with allergenic and nonallergenic homologues by database similarity searches and multiple sequence alignments.\n\nRESULTS: Pollen allergens were classified into 29 of 7868 protein families. Expansins, profilins, and calcium-binding proteins constitute the major pollen allergen families, whereas most plant food allergens belong to the prolamin, cupin, or profilin families. Pollen allergens were revealed to be ubiquitous (eg, profilins), present in certain plant families (eg, pectate lyases), or limited to a single taxon (eg, thaumatin-like proteins). Allergenic plant profilins constitute a highly conserved family with sequence identities of 70% to 85% among each other but low identities of 30% to 40% with nonallergenic profilins from other eukaryotes, including human beings. Similarly, allergenic polcalcins possess sequence identities of 64% to 92% but show low identities of 39% to 42% to related nonallergenic calmodulins and calmodulin-like proteins from vegetative plant tissues and man.\n\nCONCLUSION: This classification of pollen allergens into protein families will aid in predicting cross-reactivity, designing comprehensive diagnostic devices, and assessing the allergenic potential of novel proteins.", "author" : [ { "dropping-particle" : "", "family" : "Radauer", "given" : "Christian", "non-dropping-particle" : "", "parse-names" : false, "suffix" : "" }, { "dropping-particle" : "", "family" : "Breiteneder", "given" : "Heimo", "non-dropping-particle" : "", "parse-names" : false, "suffix" : "" } ], "container-title" : "The Journal of allergy and clinical immunology", "id" : "ITEM-1", "issue" : "1", "issued" : { "date-parts" : [ [ "2006", "1" ] ] }, "page" : "141-7", "title" : "Pollen allergens are restricted to few protein families and show distinct patterns of species distribution.", "type" : "article-journal", "volume" : "117" }, "uris" : [ "http://www.mendeley.com/documents/?uuid=7a56eee4-a928-4739-92cc-55dcb742ecff" ] } ], "mendeley" : { "formattedCitation" : "(Radauer and Breiteneder, 2006)", "plainTextFormattedCitation" : "(Radauer and Breiteneder, 2006)", "previouslyFormattedCitation" : "(Radauer and Breiteneder, 2006)" }, "properties" : { "noteIndex" : 0 }, "schema" : "https://github.com/citation-style-language/schema/raw/master/csl-citation.json" }</w:instrText>
      </w:r>
      <w:r>
        <w:rPr>
          <w:rFonts w:cs="Times New Roman"/>
          <w:sz w:val="22"/>
        </w:rPr>
        <w:fldChar w:fldCharType="separate"/>
      </w:r>
      <w:r>
        <w:rPr>
          <w:rFonts w:cs="Times New Roman"/>
          <w:sz w:val="22"/>
        </w:rPr>
        <w:t>(Radauer and Breiteneder, 2006)</w:t>
      </w:r>
      <w:r>
        <w:rPr>
          <w:rFonts w:cs="Times New Roman"/>
          <w:sz w:val="22"/>
        </w:rPr>
        <w:fldChar w:fldCharType="end"/>
      </w:r>
      <w:r>
        <w:rPr>
          <w:rFonts w:cs="Times New Roman"/>
          <w:sz w:val="22"/>
        </w:rPr>
        <w:t>。在我们的研究中发现的</w:t>
      </w:r>
      <w:r>
        <w:rPr>
          <w:rFonts w:cs="Times New Roman"/>
          <w:sz w:val="22"/>
        </w:rPr>
        <w:t>657</w:t>
      </w:r>
      <w:r>
        <w:rPr>
          <w:rFonts w:cs="Times New Roman"/>
          <w:sz w:val="22"/>
        </w:rPr>
        <w:t>个过敏原分布到了总共</w:t>
      </w:r>
      <w:r>
        <w:rPr>
          <w:rFonts w:cs="Times New Roman"/>
          <w:sz w:val="22"/>
        </w:rPr>
        <w:t>159</w:t>
      </w:r>
      <w:r>
        <w:rPr>
          <w:rFonts w:cs="Times New Roman"/>
          <w:sz w:val="22"/>
        </w:rPr>
        <w:t>个不同的蛋白家族中，包括</w:t>
      </w:r>
      <w:r>
        <w:rPr>
          <w:rFonts w:cs="Times New Roman"/>
          <w:sz w:val="22"/>
        </w:rPr>
        <w:t>109</w:t>
      </w:r>
      <w:r>
        <w:rPr>
          <w:rFonts w:cs="Times New Roman"/>
          <w:sz w:val="22"/>
        </w:rPr>
        <w:t>个已知家族和</w:t>
      </w:r>
      <w:r>
        <w:rPr>
          <w:rFonts w:cs="Times New Roman"/>
          <w:sz w:val="22"/>
        </w:rPr>
        <w:t>50</w:t>
      </w:r>
      <w:r>
        <w:rPr>
          <w:rFonts w:cs="Times New Roman"/>
          <w:sz w:val="22"/>
        </w:rPr>
        <w:t>个未知家族（图</w:t>
      </w:r>
      <w:r>
        <w:rPr>
          <w:rFonts w:cs="Times New Roman"/>
          <w:sz w:val="22"/>
        </w:rPr>
        <w:t>2C</w:t>
      </w:r>
      <w:r>
        <w:rPr>
          <w:rFonts w:cs="Times New Roman"/>
          <w:sz w:val="22"/>
        </w:rPr>
        <w:t>）。这些蛋白家族包括了其他常见的过敏原家族如扩张蛋白家族（</w:t>
      </w:r>
      <w:r>
        <w:rPr>
          <w:rFonts w:cs="Times New Roman"/>
          <w:sz w:val="22"/>
        </w:rPr>
        <w:t>Expansin</w:t>
      </w:r>
      <w:r>
        <w:rPr>
          <w:rFonts w:cs="Times New Roman"/>
          <w:sz w:val="22"/>
        </w:rPr>
        <w:t>）、前纤维蛋白家族（</w:t>
      </w:r>
      <w:r>
        <w:rPr>
          <w:rFonts w:cs="Times New Roman"/>
          <w:sz w:val="22"/>
        </w:rPr>
        <w:t>Profilin</w:t>
      </w:r>
      <w:r>
        <w:rPr>
          <w:rFonts w:cs="Times New Roman"/>
          <w:sz w:val="22"/>
        </w:rPr>
        <w:t>）、</w:t>
      </w:r>
      <w:r>
        <w:rPr>
          <w:rFonts w:cs="Times New Roman"/>
          <w:sz w:val="22"/>
        </w:rPr>
        <w:t>Bet v 1</w:t>
      </w:r>
      <w:r>
        <w:rPr>
          <w:rFonts w:cs="Times New Roman"/>
          <w:sz w:val="22"/>
        </w:rPr>
        <w:t>过敏原家族和</w:t>
      </w:r>
      <w:proofErr w:type="spellStart"/>
      <w:r>
        <w:rPr>
          <w:rFonts w:cs="Times New Roman"/>
          <w:sz w:val="22"/>
        </w:rPr>
        <w:t>Cupin</w:t>
      </w:r>
      <w:proofErr w:type="spellEnd"/>
      <w:r>
        <w:rPr>
          <w:rFonts w:cs="Times New Roman"/>
          <w:sz w:val="22"/>
        </w:rPr>
        <w:t>超家族等。其中所含过敏原最多的家族为肽酶家族（</w:t>
      </w:r>
      <w:r>
        <w:rPr>
          <w:rFonts w:cs="Times New Roman"/>
          <w:sz w:val="22"/>
        </w:rPr>
        <w:t>Peptidase</w:t>
      </w:r>
      <w:r>
        <w:rPr>
          <w:rFonts w:cs="Times New Roman"/>
          <w:sz w:val="22"/>
        </w:rPr>
        <w:t>），其次为热激蛋白家族（</w:t>
      </w:r>
      <w:r>
        <w:rPr>
          <w:rFonts w:cs="Times New Roman"/>
          <w:sz w:val="22"/>
        </w:rPr>
        <w:t>Heat shock protein</w:t>
      </w:r>
      <w:r>
        <w:rPr>
          <w:rFonts w:cs="Times New Roman"/>
          <w:sz w:val="22"/>
        </w:rPr>
        <w:t>，</w:t>
      </w:r>
      <w:r>
        <w:rPr>
          <w:rFonts w:cs="Times New Roman"/>
          <w:sz w:val="22"/>
        </w:rPr>
        <w:t>HSP</w:t>
      </w:r>
      <w:r>
        <w:rPr>
          <w:rFonts w:cs="Times New Roman"/>
          <w:sz w:val="22"/>
        </w:rPr>
        <w:t>）以及水解酶家族（</w:t>
      </w:r>
      <w:r>
        <w:rPr>
          <w:rFonts w:cs="Times New Roman"/>
          <w:sz w:val="22"/>
        </w:rPr>
        <w:t>Glycoside hydrolase</w:t>
      </w:r>
      <w:r>
        <w:rPr>
          <w:rFonts w:cs="Times New Roman"/>
          <w:sz w:val="22"/>
        </w:rPr>
        <w:t>），这三个家族也均有已知过敏原报道。在水稻过敏原蛋白之中，还有一些蛋白（</w:t>
      </w:r>
      <w:r>
        <w:rPr>
          <w:rFonts w:cs="Times New Roman"/>
          <w:sz w:val="22"/>
        </w:rPr>
        <w:t>31</w:t>
      </w:r>
      <w:r>
        <w:rPr>
          <w:rFonts w:cs="Times New Roman"/>
          <w:sz w:val="22"/>
        </w:rPr>
        <w:t>个蛋白）并未得到明确的蛋白家族分类。水稻过敏原的蛋白家族分布暗示，过敏原可能来自于一些大的蛋白家族中</w:t>
      </w:r>
      <w:bookmarkStart w:id="16" w:name="OLE_LINK85"/>
      <w:bookmarkStart w:id="17" w:name="OLE_LINK86"/>
      <w:r>
        <w:rPr>
          <w:rFonts w:cs="Times New Roman"/>
          <w:sz w:val="22"/>
        </w:rPr>
        <w:t>，而这些相似的家族成员可</w:t>
      </w:r>
      <w:bookmarkEnd w:id="16"/>
      <w:bookmarkEnd w:id="17"/>
      <w:r>
        <w:rPr>
          <w:rFonts w:cs="Times New Roman"/>
          <w:sz w:val="22"/>
        </w:rPr>
        <w:t>能在功能分化的过程中产生了致敏性的变化。</w:t>
      </w:r>
    </w:p>
    <w:p w14:paraId="230A2F55" w14:textId="0EAA0B19" w:rsidR="00CE401D" w:rsidRDefault="00C5492F">
      <w:pPr>
        <w:jc w:val="center"/>
        <w:rPr>
          <w:rFonts w:cs="Times New Roman"/>
          <w:sz w:val="22"/>
        </w:rPr>
      </w:pPr>
      <w:r>
        <w:rPr>
          <w:rFonts w:cs="Times New Roman"/>
          <w:noProof/>
          <w:sz w:val="22"/>
        </w:rPr>
        <w:drawing>
          <wp:inline distT="0" distB="0" distL="0" distR="0" wp14:anchorId="1618D539" wp14:editId="007B20E8">
            <wp:extent cx="5360670" cy="42271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0670" cy="4227195"/>
                    </a:xfrm>
                    <a:prstGeom prst="rect">
                      <a:avLst/>
                    </a:prstGeom>
                    <a:noFill/>
                  </pic:spPr>
                </pic:pic>
              </a:graphicData>
            </a:graphic>
          </wp:inline>
        </w:drawing>
      </w:r>
    </w:p>
    <w:p w14:paraId="58C6A260" w14:textId="77777777" w:rsidR="00CE401D" w:rsidRDefault="009E25EB">
      <w:pPr>
        <w:jc w:val="left"/>
        <w:rPr>
          <w:rFonts w:cs="Times New Roman"/>
          <w:sz w:val="20"/>
          <w:szCs w:val="20"/>
        </w:rPr>
      </w:pPr>
      <w:r>
        <w:rPr>
          <w:rFonts w:cs="Times New Roman"/>
          <w:sz w:val="20"/>
          <w:szCs w:val="20"/>
        </w:rPr>
        <w:t>图</w:t>
      </w:r>
      <w:r>
        <w:rPr>
          <w:rFonts w:cs="Times New Roman"/>
          <w:sz w:val="20"/>
          <w:szCs w:val="20"/>
        </w:rPr>
        <w:t xml:space="preserve">2 </w:t>
      </w:r>
      <w:r>
        <w:rPr>
          <w:rFonts w:cs="Times New Roman"/>
          <w:sz w:val="20"/>
          <w:szCs w:val="20"/>
        </w:rPr>
        <w:t>水稻过敏原的表达模式分析、功能预测和蛋白家族分类</w:t>
      </w:r>
    </w:p>
    <w:p w14:paraId="57501630" w14:textId="77777777" w:rsidR="00CE401D" w:rsidRDefault="009E25EB">
      <w:pPr>
        <w:jc w:val="left"/>
        <w:rPr>
          <w:rFonts w:cs="Times New Roman"/>
          <w:sz w:val="20"/>
          <w:szCs w:val="20"/>
        </w:rPr>
      </w:pPr>
      <w:r>
        <w:rPr>
          <w:rFonts w:cs="Times New Roman"/>
          <w:sz w:val="20"/>
          <w:szCs w:val="20"/>
        </w:rPr>
        <w:t>Figure 2 Expression pattern, functional prediction and protein family classification of rice allergens</w:t>
      </w:r>
    </w:p>
    <w:p w14:paraId="36701D0F" w14:textId="77777777" w:rsidR="00CE401D" w:rsidRDefault="009E25EB">
      <w:pPr>
        <w:jc w:val="left"/>
        <w:rPr>
          <w:rFonts w:cs="Times New Roman"/>
          <w:sz w:val="18"/>
          <w:szCs w:val="18"/>
        </w:rPr>
      </w:pPr>
      <w:r>
        <w:rPr>
          <w:rFonts w:cs="Times New Roman"/>
          <w:sz w:val="18"/>
          <w:szCs w:val="18"/>
        </w:rPr>
        <w:t xml:space="preserve">A: </w:t>
      </w:r>
      <w:r>
        <w:rPr>
          <w:rFonts w:cs="Times New Roman"/>
          <w:sz w:val="18"/>
          <w:szCs w:val="18"/>
        </w:rPr>
        <w:t>水稻过敏原在</w:t>
      </w:r>
      <w:r>
        <w:rPr>
          <w:rFonts w:cs="Times New Roman"/>
          <w:sz w:val="18"/>
          <w:szCs w:val="18"/>
        </w:rPr>
        <w:t>9</w:t>
      </w:r>
      <w:r>
        <w:rPr>
          <w:rFonts w:cs="Times New Roman"/>
          <w:sz w:val="18"/>
          <w:szCs w:val="18"/>
        </w:rPr>
        <w:t>种不同组织部位的表达模式和聚类分析；</w:t>
      </w:r>
      <w:r>
        <w:rPr>
          <w:rFonts w:cs="Times New Roman"/>
          <w:sz w:val="18"/>
          <w:szCs w:val="18"/>
        </w:rPr>
        <w:t>B</w:t>
      </w:r>
      <w:r>
        <w:rPr>
          <w:rFonts w:cs="Times New Roman"/>
          <w:sz w:val="18"/>
          <w:szCs w:val="18"/>
        </w:rPr>
        <w:t>：水稻过敏原的功能分类；</w:t>
      </w:r>
      <w:r>
        <w:rPr>
          <w:rFonts w:cs="Times New Roman"/>
          <w:sz w:val="18"/>
          <w:szCs w:val="18"/>
        </w:rPr>
        <w:t>C</w:t>
      </w:r>
      <w:r>
        <w:rPr>
          <w:rFonts w:cs="Times New Roman"/>
          <w:sz w:val="18"/>
          <w:szCs w:val="18"/>
        </w:rPr>
        <w:t>：水稻过敏原的蛋白家族分类统计。</w:t>
      </w:r>
    </w:p>
    <w:p w14:paraId="06179854" w14:textId="77777777" w:rsidR="00CE401D" w:rsidRDefault="00CE401D">
      <w:pPr>
        <w:jc w:val="center"/>
        <w:rPr>
          <w:rFonts w:cs="Times New Roman"/>
          <w:sz w:val="20"/>
        </w:rPr>
      </w:pPr>
    </w:p>
    <w:p w14:paraId="523B73C1" w14:textId="77777777" w:rsidR="00CE401D" w:rsidRDefault="009E25EB">
      <w:pPr>
        <w:jc w:val="left"/>
        <w:rPr>
          <w:rFonts w:cs="Times New Roman"/>
          <w:b/>
          <w:szCs w:val="21"/>
        </w:rPr>
      </w:pPr>
      <w:r>
        <w:rPr>
          <w:rFonts w:cs="Times New Roman"/>
          <w:b/>
          <w:szCs w:val="21"/>
        </w:rPr>
        <w:t xml:space="preserve">3 </w:t>
      </w:r>
      <w:r>
        <w:rPr>
          <w:rFonts w:cs="Times New Roman"/>
          <w:b/>
          <w:szCs w:val="21"/>
        </w:rPr>
        <w:t>水稻过敏原同源蛋白的物种分布</w:t>
      </w:r>
    </w:p>
    <w:p w14:paraId="4DD49784" w14:textId="77777777" w:rsidR="00CE401D" w:rsidRDefault="009E25EB">
      <w:pPr>
        <w:spacing w:line="300" w:lineRule="auto"/>
        <w:ind w:firstLineChars="200" w:firstLine="420"/>
        <w:rPr>
          <w:rFonts w:cs="Times New Roman"/>
        </w:rPr>
      </w:pPr>
      <w:r>
        <w:rPr>
          <w:rFonts w:cs="Times New Roman"/>
        </w:rPr>
        <w:t>为了进一步了解水稻过敏原在植物中的分布及进化情况，我们以水稻过敏原蛋白序列为检索序列，通过</w:t>
      </w:r>
      <w:r>
        <w:rPr>
          <w:rFonts w:cs="Times New Roman"/>
        </w:rPr>
        <w:t>BLASTP</w:t>
      </w:r>
      <w:r>
        <w:rPr>
          <w:rFonts w:cs="Times New Roman"/>
        </w:rPr>
        <w:t>最佳匹配找到在</w:t>
      </w:r>
      <w:r>
        <w:rPr>
          <w:rFonts w:cs="Times New Roman"/>
        </w:rPr>
        <w:t>25</w:t>
      </w:r>
      <w:r>
        <w:rPr>
          <w:rFonts w:cs="Times New Roman"/>
        </w:rPr>
        <w:t>个从低等到高等的绿色植物中的同源序列（包括种内同源蛋白），</w:t>
      </w:r>
      <w:proofErr w:type="gramStart"/>
      <w:r>
        <w:rPr>
          <w:rFonts w:cs="Times New Roman"/>
        </w:rPr>
        <w:t>按之前</w:t>
      </w:r>
      <w:proofErr w:type="gramEnd"/>
      <w:r>
        <w:rPr>
          <w:rFonts w:cs="Times New Roman"/>
        </w:rPr>
        <w:t>划分的蛋白家族分析这些过敏原同源蛋白的物种分布情况。结果表明</w:t>
      </w:r>
      <w:r>
        <w:rPr>
          <w:rFonts w:cs="Times New Roman" w:hint="eastAsia"/>
        </w:rPr>
        <w:t>，</w:t>
      </w:r>
      <w:r>
        <w:rPr>
          <w:rFonts w:cs="Times New Roman"/>
        </w:rPr>
        <w:t>从绿藻到被子植物找到的同源蛋白逐渐增多，</w:t>
      </w:r>
      <w:r>
        <w:rPr>
          <w:rFonts w:cs="Times New Roman" w:hint="eastAsia"/>
        </w:rPr>
        <w:t>在和水稻亲缘关系单子叶植物中有较多的同源蛋白（图</w:t>
      </w:r>
      <w:r>
        <w:rPr>
          <w:rFonts w:cs="Times New Roman" w:hint="eastAsia"/>
        </w:rPr>
        <w:t>3</w:t>
      </w:r>
      <w:r>
        <w:rPr>
          <w:rFonts w:cs="Times New Roman" w:hint="eastAsia"/>
        </w:rPr>
        <w:t>）</w:t>
      </w:r>
      <w:r>
        <w:rPr>
          <w:rFonts w:cs="Times New Roman"/>
        </w:rPr>
        <w:t>。我们已经知道在被子植物进化过程中，其祖先经历了多次全基因组复</w:t>
      </w:r>
      <w:r>
        <w:rPr>
          <w:rFonts w:cs="Times New Roman"/>
        </w:rPr>
        <w:lastRenderedPageBreak/>
        <w:t>制事件</w:t>
      </w:r>
      <w:r>
        <w:rPr>
          <w:rFonts w:cs="Times New Roman"/>
          <w:szCs w:val="24"/>
        </w:rPr>
        <w:fldChar w:fldCharType="begin" w:fldLock="1"/>
      </w:r>
      <w:r>
        <w:rPr>
          <w:rFonts w:cs="Times New Roman"/>
          <w:szCs w:val="24"/>
        </w:rPr>
        <w:instrText>ADDIN CSL_CITATION { "citationItems" : [ { "id" : "ITEM-1", "itemData" : { "DOI" : "10.1016/j.pbi.2005.01.001", "ISSN" : "1369-5266", "PMID" : "15752992", "abstract" : "Genome doubling (polyploidy) has been and continues to be a pervasive force in plant evolution. Modern plant genomes harbor evidence of multiple rounds of past polyploidization events, often followed by massive silencing and elimination of duplicated genes. Recent studies have refined our inferences of the number and timing of polyploidy events and the impact of these events on genome structure. Many polyploids experience extensive and rapid genomic alterations, some arising with the onset of polyploidy. Survivorship of duplicated genes are differential across gene classes, with some duplicate genes more prone to retention than others. Recent theory is now supported by evidence showing that genes that are retained in duplicate typically diversify in function or undergo subfunctionalization. Polyploidy has extensive effects on gene expression, with gene silencing accompanying polyploid formation and continuing over evolutionary time.", "author" : [ { "dropping-particle" : "", "family" : "Adams", "given" : "Keith L", "non-dropping-particle" : "", "parse-names" : false, "suffix" : "" }, { "dropping-particle" : "", "family" : "Wendel", "given" : "Jonathan F", "non-dropping-particle" : "", "parse-names" : false, "suffix" : "" } ], "container-title" : "Current opinion in plant biology", "id" : "ITEM-1", "issue" : "2", "issued" : { "date-parts" : [ [ "2005", "4" ] ] }, "page" : "135-41", "title" : "Polyploidy and genome evolution in plants.", "type" : "article-journal", "volume" : "8" }, "uris" : [ "http://www.mendeley.com/documents/?uuid=3da65928-ffc3-4a6c-afed-9a0e81caf0b3" ] }, { "id" : "ITEM-2", "itemData" : { "DOI" : "10.1038/nature01521", "ISBN" : "0028-0836 (Print)", "ISSN" : "0028-0836", "PMID" : "12660784", "abstract" : "Conservation of gene order in vertebrates is evident after hundreds of millions of years of divergence(1,2), but comparisons of the Arabidopsis thaliana sequence(3) to partial gene orders of other angiosperms (flowering plants) sharing common ancestry, similar to170-235 million years ago(4) yield conflicting results(5-11). This difference may be largely due to the propensity of angiosperms to undergo chromosomal duplication ('polyploidization') and subsequent gene loss(12) ('diploidization'); these evolutionary mechanisms have profound consequences for comparative biology. Here we integrate a phylogenetic approach (relating chromosomal duplications to the tree of life) with a genomic approach (mitigating information lost to diploidization) to show that a genome-wide duplication(3,13-17) post-dates the divergence of Arabidopsis from most dicots. We also show that an inferred ancestral gene order for Arabidopsis reveals more synteny with other dicots (exemplified by cotton), and that additional, more ancient duplication events affect more distant taxonomic comparisons. By using partial sequence data for many diverse taxa to better relate the evolutionary history of completely sequenced genomes to the tree of life, we foster comparative approaches to the study of genome organization, consequences of polyploidy, and the molecular basis of quantitative traits.", "author" : [ { "dropping-particle" : "", "family" : "Bowers", "given" : "J E", "non-dropping-particle" : "", "parse-names" : false, "suffix" : "" }, { "dropping-particle" : "", "family" : "Chapman", "given" : "B A", "non-dropping-particle" : "", "parse-names" : false, "suffix" : "" }, { "dropping-particle" : "", "family" : "Rong", "given" : "J K", "non-dropping-particle" : "", "parse-names" : false, "suffix" : "" }, { "dropping-particle" : "", "family" : "Paterson", "given" : "A H", "non-dropping-particle" : "", "parse-names" : false, "suffix" : "" } ], "container-title" : "Nature", "id" : "ITEM-2", "issue" : "6930", "issued" : { "date-parts" : [ [ "2003" ] ] }, "page" : "433-438", "title" : "Unravelling Angiosperm Genome Evolution by Phylogenetic Analysis of Chromosomal Duplication Events", "type" : "article-journal", "volume" : "422" }, "uris" : [ "http://www.mendeley.com/documents/?uuid=38ba93b2-9bf0-48e0-998d-170e2b49b05e" ] } ], "mendeley" : { "formattedCitation" : "(Adams and Wendel, 2005; Bowers et al., 2003)", "plainTextFormattedCitation" : "(Adams and Wendel, 2005; Bowers et al., 2003)", "previouslyFormattedCitation" : "(Adams and Wendel, 2005; Bowers et al., 2003)" }, "properties" : { "noteIndex" : 0 }, "schema" : "https://github.com/citation-style-language/schema/raw/master/csl-citation.json" }</w:instrText>
      </w:r>
      <w:r>
        <w:rPr>
          <w:rFonts w:cs="Times New Roman"/>
          <w:szCs w:val="24"/>
        </w:rPr>
        <w:fldChar w:fldCharType="separate"/>
      </w:r>
      <w:r>
        <w:rPr>
          <w:rFonts w:cs="Times New Roman"/>
          <w:szCs w:val="24"/>
        </w:rPr>
        <w:t>(Adams and Wendel, 2005; Bowers et al., 2003)</w:t>
      </w:r>
      <w:r>
        <w:rPr>
          <w:rFonts w:cs="Times New Roman"/>
          <w:szCs w:val="24"/>
        </w:rPr>
        <w:fldChar w:fldCharType="end"/>
      </w:r>
      <w:r>
        <w:rPr>
          <w:rFonts w:cs="Times New Roman"/>
        </w:rPr>
        <w:t>，在某些物种分化之后，也有基因自身的复制事件，因此，我们推测水稻过敏原家族也可能经历</w:t>
      </w:r>
      <w:proofErr w:type="gramStart"/>
      <w:r>
        <w:rPr>
          <w:rFonts w:cs="Times New Roman"/>
        </w:rPr>
        <w:t>过成员</w:t>
      </w:r>
      <w:proofErr w:type="gramEnd"/>
      <w:r>
        <w:rPr>
          <w:rFonts w:cs="Times New Roman"/>
        </w:rPr>
        <w:t>的增多和分化，这可能与全基因组复制事件或独立复制事件相关。</w:t>
      </w:r>
    </w:p>
    <w:p w14:paraId="6FC58C13" w14:textId="2294CA7E" w:rsidR="00050CB9" w:rsidRDefault="00C5492F">
      <w:pPr>
        <w:jc w:val="left"/>
        <w:rPr>
          <w:rFonts w:cs="Times New Roman"/>
          <w:sz w:val="20"/>
          <w:szCs w:val="20"/>
        </w:rPr>
      </w:pPr>
      <w:r>
        <w:rPr>
          <w:rFonts w:cs="Times New Roman"/>
          <w:noProof/>
          <w:sz w:val="20"/>
          <w:szCs w:val="20"/>
        </w:rPr>
        <w:drawing>
          <wp:inline distT="0" distB="0" distL="0" distR="0" wp14:anchorId="56455820" wp14:editId="404E9AC8">
            <wp:extent cx="5360670" cy="31324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0670" cy="3132455"/>
                    </a:xfrm>
                    <a:prstGeom prst="rect">
                      <a:avLst/>
                    </a:prstGeom>
                    <a:noFill/>
                  </pic:spPr>
                </pic:pic>
              </a:graphicData>
            </a:graphic>
          </wp:inline>
        </w:drawing>
      </w:r>
    </w:p>
    <w:p w14:paraId="089BAF0A" w14:textId="77777777" w:rsidR="00CE401D" w:rsidRDefault="009E25EB">
      <w:pPr>
        <w:jc w:val="left"/>
        <w:rPr>
          <w:rFonts w:cs="Times New Roman"/>
          <w:sz w:val="20"/>
          <w:szCs w:val="20"/>
        </w:rPr>
      </w:pPr>
      <w:r>
        <w:rPr>
          <w:rFonts w:cs="Times New Roman"/>
          <w:sz w:val="20"/>
          <w:szCs w:val="20"/>
        </w:rPr>
        <w:t>图</w:t>
      </w:r>
      <w:r>
        <w:rPr>
          <w:rFonts w:cs="Times New Roman"/>
          <w:sz w:val="20"/>
          <w:szCs w:val="20"/>
        </w:rPr>
        <w:t xml:space="preserve"> 3</w:t>
      </w:r>
      <w:r>
        <w:rPr>
          <w:rFonts w:cs="Times New Roman"/>
          <w:sz w:val="20"/>
          <w:szCs w:val="20"/>
        </w:rPr>
        <w:t>水稻过敏原同源蛋白的物种分布</w:t>
      </w:r>
    </w:p>
    <w:p w14:paraId="5796C91B" w14:textId="77777777" w:rsidR="00CE401D" w:rsidRDefault="009E25EB">
      <w:pPr>
        <w:jc w:val="left"/>
        <w:rPr>
          <w:rFonts w:cs="Times New Roman"/>
          <w:sz w:val="20"/>
          <w:szCs w:val="20"/>
        </w:rPr>
      </w:pPr>
      <w:r>
        <w:rPr>
          <w:rFonts w:cs="Times New Roman"/>
          <w:sz w:val="20"/>
          <w:szCs w:val="20"/>
        </w:rPr>
        <w:t>Figure 3 Taxonomic distribution of rice allergen homologues</w:t>
      </w:r>
    </w:p>
    <w:p w14:paraId="4EADECAC" w14:textId="77777777" w:rsidR="00CE401D" w:rsidRDefault="00CE401D">
      <w:pPr>
        <w:ind w:firstLineChars="200" w:firstLine="420"/>
        <w:rPr>
          <w:rFonts w:cs="Times New Roman"/>
        </w:rPr>
      </w:pPr>
    </w:p>
    <w:p w14:paraId="015D507D" w14:textId="77777777" w:rsidR="00CE401D" w:rsidRDefault="009E25EB">
      <w:pPr>
        <w:ind w:firstLineChars="200" w:firstLine="420"/>
        <w:rPr>
          <w:rFonts w:cs="Times New Roman"/>
        </w:rPr>
      </w:pPr>
      <w:r>
        <w:rPr>
          <w:rFonts w:cs="Times New Roman" w:hint="eastAsia"/>
        </w:rPr>
        <w:t>另外</w:t>
      </w:r>
      <w:r>
        <w:rPr>
          <w:rFonts w:cs="Times New Roman"/>
        </w:rPr>
        <w:t>不同家族水稻过敏原同源蛋白在单子叶植物中的数目差异较小，这也可能暗示着这些过敏原在禾本科植物中均有着广泛且相似的分布情况。而在双子叶植物中，过敏原家族同源蛋白的数目已经开始发生较大的变化，一些家族如肽酶和糖苷水解酶在双子叶植物中也有着大量的同源蛋白，而数目没有单子叶植物中多。值得注意的是，在我们分析的双子叶物种中，大豆含有最多的肽酶和糖苷水解酶同源蛋白，而大豆也是日常生活中最重要的食物过敏原之一。物种中过敏原同源蛋白的数目可能在一定程度上暗示着该物种致敏的危险性。</w:t>
      </w:r>
    </w:p>
    <w:p w14:paraId="73E58241" w14:textId="77777777" w:rsidR="00CE401D" w:rsidRDefault="009E25EB">
      <w:pPr>
        <w:ind w:firstLineChars="200" w:firstLine="420"/>
        <w:rPr>
          <w:rFonts w:cs="Times New Roman"/>
        </w:rPr>
      </w:pPr>
      <w:r>
        <w:rPr>
          <w:rFonts w:cs="Times New Roman"/>
        </w:rPr>
        <w:t>我们的研究结果还发现，一些过敏原家族：如热激蛋白家族、前纤维原蛋白家族等的致敏蛋白似乎有着古老的起源，水稻中这些家族中的致敏性蛋白均能在低等植物中找到非常相似的同源基因（图</w:t>
      </w:r>
      <w:r>
        <w:rPr>
          <w:rFonts w:cs="Times New Roman"/>
        </w:rPr>
        <w:t>3</w:t>
      </w:r>
      <w:r>
        <w:rPr>
          <w:rFonts w:cs="Times New Roman"/>
        </w:rPr>
        <w:t>）。而另一些致敏家族中的致敏蛋白只在高等植物（单、双子叶植物）中匹配到同源基因，表明其起源较晚或在进化过程中发生了较大变异。例如扩张蛋白家族中的一些成员（包含纤维素结合域）仅在单子叶植物中匹配到同源基因，这些成员可能在禾本科植物进化的过程中累积序列变化承担了新的功能。在一些大的致敏蛋白家族中，不同的亚家族的同源蛋白也有着不同的物种分布情况，如肽酶的不同亚家族，</w:t>
      </w:r>
      <w:r>
        <w:rPr>
          <w:rFonts w:cs="Times New Roman"/>
        </w:rPr>
        <w:t>S10</w:t>
      </w:r>
      <w:r>
        <w:rPr>
          <w:rFonts w:cs="Times New Roman"/>
        </w:rPr>
        <w:t>、</w:t>
      </w:r>
      <w:r>
        <w:rPr>
          <w:rFonts w:cs="Times New Roman"/>
        </w:rPr>
        <w:t>1A</w:t>
      </w:r>
      <w:r>
        <w:rPr>
          <w:rFonts w:cs="Times New Roman"/>
        </w:rPr>
        <w:t>和</w:t>
      </w:r>
      <w:r>
        <w:rPr>
          <w:rFonts w:cs="Times New Roman"/>
        </w:rPr>
        <w:t>S8</w:t>
      </w:r>
      <w:r>
        <w:rPr>
          <w:rFonts w:cs="Times New Roman"/>
        </w:rPr>
        <w:t>亚家族中过敏原成员数目较多，但</w:t>
      </w:r>
      <w:r>
        <w:rPr>
          <w:rFonts w:cs="Times New Roman"/>
        </w:rPr>
        <w:t>S8</w:t>
      </w:r>
      <w:r>
        <w:rPr>
          <w:rFonts w:cs="Times New Roman"/>
        </w:rPr>
        <w:t>亚家族在低等生物</w:t>
      </w:r>
      <w:r>
        <w:rPr>
          <w:rFonts w:cs="Times New Roman"/>
        </w:rPr>
        <w:t>(</w:t>
      </w:r>
      <w:r>
        <w:rPr>
          <w:rFonts w:cs="Times New Roman"/>
        </w:rPr>
        <w:t>绿藻、苔藓植物</w:t>
      </w:r>
      <w:r>
        <w:rPr>
          <w:rFonts w:cs="Times New Roman"/>
        </w:rPr>
        <w:t>)</w:t>
      </w:r>
      <w:r>
        <w:rPr>
          <w:rFonts w:cs="Times New Roman"/>
        </w:rPr>
        <w:t>中并不存在同源蛋白（图</w:t>
      </w:r>
      <w:r>
        <w:rPr>
          <w:rFonts w:cs="Times New Roman"/>
        </w:rPr>
        <w:t>3</w:t>
      </w:r>
      <w:r>
        <w:rPr>
          <w:rFonts w:cs="Times New Roman"/>
        </w:rPr>
        <w:t>）。</w:t>
      </w:r>
    </w:p>
    <w:p w14:paraId="46C2F651" w14:textId="77777777" w:rsidR="00CE401D" w:rsidRDefault="00CE401D">
      <w:pPr>
        <w:ind w:firstLineChars="200" w:firstLine="420"/>
        <w:rPr>
          <w:rFonts w:cs="Times New Roman"/>
        </w:rPr>
      </w:pPr>
    </w:p>
    <w:p w14:paraId="40706CCC" w14:textId="77777777" w:rsidR="00CE401D" w:rsidRDefault="009E25EB">
      <w:pPr>
        <w:jc w:val="left"/>
        <w:rPr>
          <w:rFonts w:cs="Times New Roman"/>
          <w:b/>
          <w:szCs w:val="21"/>
        </w:rPr>
      </w:pPr>
      <w:r>
        <w:rPr>
          <w:rFonts w:cs="Times New Roman"/>
          <w:b/>
          <w:szCs w:val="21"/>
        </w:rPr>
        <w:t xml:space="preserve">4 </w:t>
      </w:r>
      <w:r>
        <w:rPr>
          <w:rFonts w:cs="Times New Roman"/>
          <w:b/>
          <w:szCs w:val="21"/>
        </w:rPr>
        <w:t>水稻花粉过敏原和种子过敏原的</w:t>
      </w:r>
      <w:r>
        <w:rPr>
          <w:rFonts w:cs="Times New Roman" w:hint="eastAsia"/>
          <w:b/>
          <w:szCs w:val="21"/>
        </w:rPr>
        <w:t>表达模式</w:t>
      </w:r>
      <w:r>
        <w:rPr>
          <w:rFonts w:cs="Times New Roman"/>
          <w:b/>
          <w:szCs w:val="21"/>
        </w:rPr>
        <w:t>分析</w:t>
      </w:r>
    </w:p>
    <w:p w14:paraId="340AB31D" w14:textId="77777777" w:rsidR="00CE401D" w:rsidRDefault="009E25EB">
      <w:pPr>
        <w:spacing w:line="300" w:lineRule="auto"/>
        <w:ind w:firstLineChars="200" w:firstLine="420"/>
        <w:rPr>
          <w:rFonts w:cs="Times New Roman"/>
        </w:rPr>
      </w:pPr>
      <w:r>
        <w:rPr>
          <w:rFonts w:cs="Times New Roman"/>
        </w:rPr>
        <w:t>我们已经知道，花粉过敏原和种子过敏原是最重要两种植物过敏原。因此，我们进一步系统分析了水稻中的花粉过敏原和种子过敏原的情况。根据过敏原是否在水稻花粉和种子转录芯片中表达情况和特异性，水稻中在花粉、种子中表达的过敏原基因被归类为花粉过敏原（</w:t>
      </w:r>
      <w:r>
        <w:rPr>
          <w:rFonts w:cs="Times New Roman"/>
        </w:rPr>
        <w:t>95</w:t>
      </w:r>
      <w:r>
        <w:rPr>
          <w:rFonts w:cs="Times New Roman"/>
        </w:rPr>
        <w:t>个）、种子过敏原（</w:t>
      </w:r>
      <w:r>
        <w:rPr>
          <w:rFonts w:cs="Times New Roman"/>
        </w:rPr>
        <w:t>64</w:t>
      </w:r>
      <w:r>
        <w:rPr>
          <w:rFonts w:cs="Times New Roman"/>
        </w:rPr>
        <w:t>个）以及花粉和种子共有过敏原（</w:t>
      </w:r>
      <w:r>
        <w:rPr>
          <w:rFonts w:cs="Times New Roman"/>
        </w:rPr>
        <w:t>53</w:t>
      </w:r>
      <w:r>
        <w:rPr>
          <w:rFonts w:cs="Times New Roman"/>
        </w:rPr>
        <w:t>个）（图</w:t>
      </w:r>
      <w:r>
        <w:rPr>
          <w:rFonts w:cs="Times New Roman"/>
        </w:rPr>
        <w:t>1</w:t>
      </w:r>
      <w:r>
        <w:rPr>
          <w:rFonts w:cs="Times New Roman"/>
        </w:rPr>
        <w:t>）。</w:t>
      </w:r>
    </w:p>
    <w:p w14:paraId="198633AF" w14:textId="77777777" w:rsidR="00CE401D" w:rsidRDefault="009E25EB">
      <w:pPr>
        <w:ind w:firstLineChars="200" w:firstLine="420"/>
        <w:rPr>
          <w:rFonts w:cs="Times New Roman"/>
        </w:rPr>
      </w:pPr>
      <w:r>
        <w:rPr>
          <w:rFonts w:cs="Times New Roman"/>
        </w:rPr>
        <w:lastRenderedPageBreak/>
        <w:t>通过比较这些过敏原在水稻</w:t>
      </w:r>
      <w:r>
        <w:rPr>
          <w:rFonts w:cs="Times New Roman"/>
        </w:rPr>
        <w:t>12</w:t>
      </w:r>
      <w:r>
        <w:rPr>
          <w:rFonts w:cs="Times New Roman"/>
        </w:rPr>
        <w:t>个不同组织的表达情况，我们可以看到这三种类型的过敏原在表达模式上有着较大的差异。花粉过敏原多在花药、花粉发育后期（双核、</w:t>
      </w:r>
      <w:proofErr w:type="gramStart"/>
      <w:r>
        <w:rPr>
          <w:rFonts w:cs="Times New Roman"/>
        </w:rPr>
        <w:t>三核花粉</w:t>
      </w:r>
      <w:proofErr w:type="gramEnd"/>
      <w:r>
        <w:rPr>
          <w:rFonts w:cs="Times New Roman"/>
        </w:rPr>
        <w:t>和成熟花粉）中高表达（图</w:t>
      </w:r>
      <w:r>
        <w:rPr>
          <w:rFonts w:cs="Times New Roman"/>
        </w:rPr>
        <w:t>4A</w:t>
      </w:r>
      <w:r>
        <w:rPr>
          <w:rFonts w:cs="Times New Roman"/>
        </w:rPr>
        <w:t>），种子过敏原多在胚、愈伤组织中表达（图</w:t>
      </w:r>
      <w:r>
        <w:rPr>
          <w:rFonts w:cs="Times New Roman"/>
        </w:rPr>
        <w:t>4B</w:t>
      </w:r>
      <w:r>
        <w:rPr>
          <w:rFonts w:cs="Times New Roman"/>
        </w:rPr>
        <w:t>），而在花粉和种子均筛选到的过敏原大多是全局表达的基因（图</w:t>
      </w:r>
      <w:r>
        <w:rPr>
          <w:rFonts w:cs="Times New Roman"/>
        </w:rPr>
        <w:t>4C</w:t>
      </w:r>
      <w:r>
        <w:rPr>
          <w:rFonts w:cs="Times New Roman"/>
        </w:rPr>
        <w:t>）。</w:t>
      </w:r>
    </w:p>
    <w:p w14:paraId="4C797360" w14:textId="2EBFEAE2" w:rsidR="00050CB9" w:rsidRDefault="00C5492F">
      <w:pPr>
        <w:jc w:val="left"/>
        <w:rPr>
          <w:rFonts w:cs="Times New Roman"/>
          <w:sz w:val="20"/>
          <w:szCs w:val="20"/>
        </w:rPr>
      </w:pPr>
      <w:r>
        <w:rPr>
          <w:rFonts w:cs="Times New Roman"/>
          <w:noProof/>
          <w:sz w:val="20"/>
          <w:szCs w:val="20"/>
        </w:rPr>
        <w:drawing>
          <wp:inline distT="0" distB="0" distL="0" distR="0" wp14:anchorId="288C9876" wp14:editId="2A08CD7D">
            <wp:extent cx="5363845" cy="2869565"/>
            <wp:effectExtent l="0" t="0" r="825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3845" cy="2869565"/>
                    </a:xfrm>
                    <a:prstGeom prst="rect">
                      <a:avLst/>
                    </a:prstGeom>
                    <a:noFill/>
                  </pic:spPr>
                </pic:pic>
              </a:graphicData>
            </a:graphic>
          </wp:inline>
        </w:drawing>
      </w:r>
    </w:p>
    <w:p w14:paraId="6A4C098E" w14:textId="77777777" w:rsidR="00CE401D" w:rsidRDefault="009E25EB">
      <w:pPr>
        <w:jc w:val="left"/>
        <w:rPr>
          <w:rFonts w:cs="Times New Roman"/>
          <w:sz w:val="20"/>
          <w:szCs w:val="20"/>
        </w:rPr>
      </w:pPr>
      <w:r>
        <w:rPr>
          <w:rFonts w:cs="Times New Roman"/>
          <w:sz w:val="20"/>
          <w:szCs w:val="20"/>
        </w:rPr>
        <w:t>图</w:t>
      </w:r>
      <w:r>
        <w:rPr>
          <w:rFonts w:cs="Times New Roman"/>
          <w:sz w:val="20"/>
          <w:szCs w:val="20"/>
        </w:rPr>
        <w:t xml:space="preserve"> 4</w:t>
      </w:r>
      <w:r>
        <w:rPr>
          <w:rFonts w:cs="Times New Roman"/>
          <w:sz w:val="20"/>
          <w:szCs w:val="20"/>
        </w:rPr>
        <w:t>水稻花粉和种子过敏原的表达模式比较</w:t>
      </w:r>
    </w:p>
    <w:p w14:paraId="02178B12" w14:textId="77777777" w:rsidR="00CE401D" w:rsidRDefault="009E25EB">
      <w:pPr>
        <w:jc w:val="left"/>
        <w:rPr>
          <w:rFonts w:cs="Times New Roman"/>
          <w:sz w:val="20"/>
          <w:szCs w:val="20"/>
        </w:rPr>
      </w:pPr>
      <w:r>
        <w:rPr>
          <w:rFonts w:cs="Times New Roman"/>
          <w:sz w:val="20"/>
          <w:szCs w:val="20"/>
        </w:rPr>
        <w:t>Figure 4 Comparison of expression patterns of rice pollen and seed allergens</w:t>
      </w:r>
    </w:p>
    <w:p w14:paraId="5C3ED607" w14:textId="77777777" w:rsidR="00CE401D" w:rsidRDefault="009E25EB">
      <w:pPr>
        <w:jc w:val="left"/>
        <w:rPr>
          <w:rFonts w:cs="Times New Roman"/>
          <w:sz w:val="18"/>
          <w:szCs w:val="18"/>
        </w:rPr>
      </w:pPr>
      <w:r>
        <w:rPr>
          <w:rFonts w:cs="Times New Roman"/>
          <w:sz w:val="18"/>
          <w:szCs w:val="18"/>
        </w:rPr>
        <w:t>A</w:t>
      </w:r>
      <w:r>
        <w:rPr>
          <w:rFonts w:cs="Times New Roman"/>
          <w:sz w:val="18"/>
          <w:szCs w:val="18"/>
        </w:rPr>
        <w:t>：水稻花粉过敏原的表达模式分析；</w:t>
      </w:r>
      <w:r>
        <w:rPr>
          <w:rFonts w:cs="Times New Roman"/>
          <w:sz w:val="18"/>
          <w:szCs w:val="18"/>
        </w:rPr>
        <w:t>B</w:t>
      </w:r>
      <w:r>
        <w:rPr>
          <w:rFonts w:cs="Times New Roman"/>
          <w:sz w:val="18"/>
          <w:szCs w:val="18"/>
        </w:rPr>
        <w:t>：水稻种子过敏原的表达模式分析，</w:t>
      </w:r>
      <w:r>
        <w:rPr>
          <w:rFonts w:cs="Times New Roman"/>
          <w:sz w:val="18"/>
          <w:szCs w:val="18"/>
        </w:rPr>
        <w:t>C</w:t>
      </w:r>
      <w:r>
        <w:rPr>
          <w:rFonts w:cs="Times New Roman"/>
          <w:sz w:val="18"/>
          <w:szCs w:val="18"/>
        </w:rPr>
        <w:t>：花粉和种子共有过敏原的表达模式分析（表达组织部位对应关系，</w:t>
      </w:r>
      <w:r>
        <w:rPr>
          <w:rFonts w:cs="Times New Roman"/>
          <w:sz w:val="18"/>
          <w:szCs w:val="18"/>
        </w:rPr>
        <w:t>a</w:t>
      </w:r>
      <w:r>
        <w:rPr>
          <w:rFonts w:cs="Times New Roman"/>
          <w:sz w:val="18"/>
          <w:szCs w:val="18"/>
        </w:rPr>
        <w:t>：苗，</w:t>
      </w:r>
      <w:r>
        <w:rPr>
          <w:rFonts w:cs="Times New Roman"/>
          <w:sz w:val="18"/>
          <w:szCs w:val="18"/>
        </w:rPr>
        <w:t>b</w:t>
      </w:r>
      <w:r>
        <w:rPr>
          <w:rFonts w:cs="Times New Roman"/>
          <w:sz w:val="18"/>
          <w:szCs w:val="18"/>
        </w:rPr>
        <w:t>：叶片，</w:t>
      </w:r>
      <w:r>
        <w:rPr>
          <w:rFonts w:cs="Times New Roman"/>
          <w:sz w:val="18"/>
          <w:szCs w:val="18"/>
        </w:rPr>
        <w:t>c</w:t>
      </w:r>
      <w:r>
        <w:rPr>
          <w:rFonts w:cs="Times New Roman"/>
          <w:sz w:val="18"/>
          <w:szCs w:val="18"/>
        </w:rPr>
        <w:t>：根，</w:t>
      </w:r>
      <w:r>
        <w:rPr>
          <w:rFonts w:cs="Times New Roman"/>
          <w:sz w:val="18"/>
          <w:szCs w:val="18"/>
        </w:rPr>
        <w:t>d</w:t>
      </w:r>
      <w:r>
        <w:rPr>
          <w:rFonts w:cs="Times New Roman"/>
          <w:sz w:val="18"/>
          <w:szCs w:val="18"/>
        </w:rPr>
        <w:t>：子房，</w:t>
      </w:r>
      <w:r>
        <w:rPr>
          <w:rFonts w:cs="Times New Roman"/>
          <w:sz w:val="18"/>
          <w:szCs w:val="18"/>
        </w:rPr>
        <w:t>e</w:t>
      </w:r>
      <w:r>
        <w:rPr>
          <w:rFonts w:cs="Times New Roman"/>
          <w:sz w:val="18"/>
          <w:szCs w:val="18"/>
        </w:rPr>
        <w:t>：</w:t>
      </w:r>
      <w:proofErr w:type="gramStart"/>
      <w:r>
        <w:rPr>
          <w:rFonts w:cs="Times New Roman"/>
          <w:sz w:val="18"/>
          <w:szCs w:val="18"/>
        </w:rPr>
        <w:t>胚和子房</w:t>
      </w:r>
      <w:proofErr w:type="gramEnd"/>
      <w:r>
        <w:rPr>
          <w:rFonts w:cs="Times New Roman"/>
          <w:sz w:val="18"/>
          <w:szCs w:val="18"/>
        </w:rPr>
        <w:t>，</w:t>
      </w:r>
      <w:r>
        <w:rPr>
          <w:rFonts w:cs="Times New Roman"/>
          <w:sz w:val="18"/>
          <w:szCs w:val="18"/>
        </w:rPr>
        <w:t>f</w:t>
      </w:r>
      <w:r>
        <w:rPr>
          <w:rFonts w:cs="Times New Roman"/>
          <w:sz w:val="18"/>
          <w:szCs w:val="18"/>
        </w:rPr>
        <w:t>：萌发种子，</w:t>
      </w:r>
      <w:r>
        <w:rPr>
          <w:rFonts w:cs="Times New Roman"/>
          <w:sz w:val="18"/>
          <w:szCs w:val="18"/>
        </w:rPr>
        <w:t>g</w:t>
      </w:r>
      <w:r>
        <w:rPr>
          <w:rFonts w:cs="Times New Roman"/>
          <w:sz w:val="18"/>
          <w:szCs w:val="18"/>
        </w:rPr>
        <w:t>：愈伤组织，</w:t>
      </w:r>
      <w:r>
        <w:rPr>
          <w:rFonts w:cs="Times New Roman"/>
          <w:sz w:val="18"/>
          <w:szCs w:val="18"/>
        </w:rPr>
        <w:t>h</w:t>
      </w:r>
      <w:r>
        <w:rPr>
          <w:rFonts w:cs="Times New Roman"/>
          <w:sz w:val="18"/>
          <w:szCs w:val="18"/>
        </w:rPr>
        <w:t>：花药，</w:t>
      </w:r>
      <w:proofErr w:type="spellStart"/>
      <w:r>
        <w:rPr>
          <w:rFonts w:cs="Times New Roman"/>
          <w:sz w:val="18"/>
          <w:szCs w:val="18"/>
        </w:rPr>
        <w:t>i</w:t>
      </w:r>
      <w:proofErr w:type="spellEnd"/>
      <w:r>
        <w:rPr>
          <w:rFonts w:cs="Times New Roman"/>
          <w:sz w:val="18"/>
          <w:szCs w:val="18"/>
        </w:rPr>
        <w:t>：单核花粉，</w:t>
      </w:r>
      <w:r>
        <w:rPr>
          <w:rFonts w:cs="Times New Roman"/>
          <w:sz w:val="18"/>
          <w:szCs w:val="18"/>
        </w:rPr>
        <w:t>j</w:t>
      </w:r>
      <w:r>
        <w:rPr>
          <w:rFonts w:cs="Times New Roman"/>
          <w:sz w:val="18"/>
          <w:szCs w:val="18"/>
        </w:rPr>
        <w:t>：双核花粉，</w:t>
      </w:r>
      <w:r>
        <w:rPr>
          <w:rFonts w:cs="Times New Roman"/>
          <w:sz w:val="18"/>
          <w:szCs w:val="18"/>
        </w:rPr>
        <w:t>k</w:t>
      </w:r>
      <w:r>
        <w:rPr>
          <w:rFonts w:cs="Times New Roman"/>
          <w:sz w:val="18"/>
          <w:szCs w:val="18"/>
        </w:rPr>
        <w:t>：</w:t>
      </w:r>
      <w:proofErr w:type="gramStart"/>
      <w:r>
        <w:rPr>
          <w:rFonts w:cs="Times New Roman"/>
          <w:sz w:val="18"/>
          <w:szCs w:val="18"/>
        </w:rPr>
        <w:t>三核花粉</w:t>
      </w:r>
      <w:proofErr w:type="gramEnd"/>
      <w:r>
        <w:rPr>
          <w:rFonts w:cs="Times New Roman"/>
          <w:sz w:val="18"/>
          <w:szCs w:val="18"/>
        </w:rPr>
        <w:t>，</w:t>
      </w:r>
      <w:r>
        <w:rPr>
          <w:rFonts w:cs="Times New Roman"/>
          <w:sz w:val="18"/>
          <w:szCs w:val="18"/>
        </w:rPr>
        <w:t>l</w:t>
      </w:r>
      <w:r>
        <w:rPr>
          <w:rFonts w:cs="Times New Roman"/>
          <w:sz w:val="18"/>
          <w:szCs w:val="18"/>
        </w:rPr>
        <w:t>：成熟花粉）</w:t>
      </w:r>
    </w:p>
    <w:p w14:paraId="71A5B5FD" w14:textId="77777777" w:rsidR="00CE401D" w:rsidRDefault="00CE401D">
      <w:pPr>
        <w:rPr>
          <w:rFonts w:cs="Times New Roman"/>
        </w:rPr>
      </w:pPr>
    </w:p>
    <w:p w14:paraId="7D43ADE2" w14:textId="77777777" w:rsidR="00CE401D" w:rsidRDefault="009E25EB">
      <w:pPr>
        <w:rPr>
          <w:rFonts w:cs="Times New Roman"/>
        </w:rPr>
      </w:pPr>
      <w:r>
        <w:rPr>
          <w:rFonts w:cs="Times New Roman"/>
          <w:b/>
          <w:szCs w:val="21"/>
        </w:rPr>
        <w:t xml:space="preserve">5 </w:t>
      </w:r>
      <w:r>
        <w:rPr>
          <w:rFonts w:cs="Times New Roman"/>
          <w:b/>
          <w:szCs w:val="21"/>
        </w:rPr>
        <w:t>水稻花粉过敏原和种子过敏原的</w:t>
      </w:r>
      <w:r>
        <w:rPr>
          <w:rFonts w:cs="Times New Roman" w:hint="eastAsia"/>
          <w:b/>
          <w:szCs w:val="21"/>
        </w:rPr>
        <w:t>蛋白家族和功能</w:t>
      </w:r>
      <w:r>
        <w:rPr>
          <w:rFonts w:cs="Times New Roman"/>
          <w:b/>
          <w:szCs w:val="21"/>
        </w:rPr>
        <w:t>分析</w:t>
      </w:r>
    </w:p>
    <w:p w14:paraId="2872A46C" w14:textId="77777777" w:rsidR="00CE401D" w:rsidRDefault="009E25EB">
      <w:pPr>
        <w:ind w:firstLineChars="200" w:firstLine="420"/>
        <w:rPr>
          <w:rFonts w:cs="Times New Roman"/>
          <w:color w:val="000000"/>
        </w:rPr>
      </w:pPr>
      <w:r>
        <w:rPr>
          <w:rFonts w:cs="Times New Roman"/>
          <w:color w:val="000000"/>
        </w:rPr>
        <w:t>花粉和种子中共有的蛋白家族多为一些行使更加普遍功能的蛋白家族，如参与胁迫响应的热激蛋白和过氧化物歧化酶等，也包括一些参与代谢过程的催化酶类</w:t>
      </w:r>
      <w:r>
        <w:rPr>
          <w:rFonts w:cs="Times New Roman" w:hint="eastAsia"/>
          <w:color w:val="000000"/>
        </w:rPr>
        <w:t>，</w:t>
      </w:r>
      <w:r>
        <w:rPr>
          <w:rFonts w:cs="Times New Roman"/>
          <w:color w:val="000000"/>
        </w:rPr>
        <w:t>如肽酶</w:t>
      </w:r>
      <w:r>
        <w:rPr>
          <w:rFonts w:cs="Times New Roman" w:hint="eastAsia"/>
          <w:color w:val="000000"/>
        </w:rPr>
        <w:t>、</w:t>
      </w:r>
      <w:r>
        <w:rPr>
          <w:rFonts w:cs="Times New Roman"/>
          <w:color w:val="000000"/>
        </w:rPr>
        <w:t>苹果酸酶和烯醇酶等</w:t>
      </w:r>
      <w:r>
        <w:rPr>
          <w:rFonts w:cs="Times New Roman" w:hint="eastAsia"/>
          <w:color w:val="000000"/>
        </w:rPr>
        <w:t>。</w:t>
      </w:r>
      <w:r>
        <w:rPr>
          <w:rFonts w:cs="Times New Roman"/>
          <w:color w:val="000000"/>
        </w:rPr>
        <w:t>这也符合它们广泛表达的特征。花粉、种子过敏原的蛋白家族分布还有着一些差异，花粉过敏原和种子过敏原都有着一些独特的蛋白家族。</w:t>
      </w:r>
      <w:r>
        <w:rPr>
          <w:rFonts w:cs="Times New Roman" w:hint="eastAsia"/>
          <w:color w:val="000000"/>
          <w:szCs w:val="24"/>
        </w:rPr>
        <w:t>如</w:t>
      </w:r>
      <w:r>
        <w:rPr>
          <w:rFonts w:cs="Times New Roman"/>
          <w:color w:val="000000"/>
        </w:rPr>
        <w:t>种子中含有大量的脂质转运蛋白（</w:t>
      </w:r>
      <w:r>
        <w:rPr>
          <w:rFonts w:cs="Times New Roman"/>
          <w:color w:val="000000"/>
        </w:rPr>
        <w:t>LTP</w:t>
      </w:r>
      <w:r>
        <w:rPr>
          <w:rFonts w:cs="Times New Roman"/>
          <w:color w:val="000000"/>
        </w:rPr>
        <w:t>）</w:t>
      </w:r>
      <w:r>
        <w:rPr>
          <w:rFonts w:cs="Times New Roman"/>
          <w:color w:val="000000"/>
        </w:rPr>
        <w:t>/</w:t>
      </w:r>
      <w:r>
        <w:rPr>
          <w:rFonts w:cs="Times New Roman"/>
          <w:color w:val="000000"/>
        </w:rPr>
        <w:t>贮藏蛋白家族成员和淀粉合成酶</w:t>
      </w:r>
      <w:r>
        <w:rPr>
          <w:rFonts w:cs="Times New Roman" w:hint="eastAsia"/>
          <w:color w:val="000000"/>
        </w:rPr>
        <w:t>，</w:t>
      </w:r>
      <w:r>
        <w:rPr>
          <w:rFonts w:cs="Times New Roman"/>
          <w:color w:val="000000"/>
        </w:rPr>
        <w:t>而花粉中的特有的过敏原则包括一类扩张蛋白、果胶裂解酶以及</w:t>
      </w:r>
      <w:r>
        <w:rPr>
          <w:rFonts w:cs="Times New Roman"/>
          <w:color w:val="000000"/>
        </w:rPr>
        <w:t>Bet v I</w:t>
      </w:r>
      <w:r>
        <w:rPr>
          <w:rFonts w:cs="Times New Roman"/>
          <w:color w:val="000000"/>
        </w:rPr>
        <w:t>家族等。花粉和种子中也共有一类脂质转运蛋白</w:t>
      </w:r>
      <w:r>
        <w:rPr>
          <w:rFonts w:cs="Times New Roman" w:hint="eastAsia"/>
          <w:color w:val="000000"/>
        </w:rPr>
        <w:t>，</w:t>
      </w:r>
      <w:r>
        <w:rPr>
          <w:rFonts w:cs="Times New Roman"/>
          <w:color w:val="000000"/>
        </w:rPr>
        <w:t>但种子中的转运蛋白的数目占绝大优势</w:t>
      </w:r>
      <w:r>
        <w:rPr>
          <w:rFonts w:cs="Times New Roman" w:hint="eastAsia"/>
          <w:color w:val="000000"/>
        </w:rPr>
        <w:t>。</w:t>
      </w:r>
    </w:p>
    <w:p w14:paraId="511A9DAC" w14:textId="19F6D2A8" w:rsidR="00CE401D" w:rsidRDefault="00C5492F">
      <w:pPr>
        <w:jc w:val="left"/>
        <w:rPr>
          <w:rFonts w:cs="Times New Roman"/>
          <w:sz w:val="22"/>
        </w:rPr>
      </w:pPr>
      <w:r>
        <w:rPr>
          <w:rFonts w:cs="Times New Roman"/>
          <w:noProof/>
          <w:sz w:val="22"/>
        </w:rPr>
        <w:lastRenderedPageBreak/>
        <w:drawing>
          <wp:inline distT="0" distB="0" distL="0" distR="0" wp14:anchorId="0444DCE2" wp14:editId="664FAEEE">
            <wp:extent cx="5268595" cy="4184650"/>
            <wp:effectExtent l="0" t="0" r="825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8595" cy="4184650"/>
                    </a:xfrm>
                    <a:prstGeom prst="rect">
                      <a:avLst/>
                    </a:prstGeom>
                    <a:noFill/>
                  </pic:spPr>
                </pic:pic>
              </a:graphicData>
            </a:graphic>
          </wp:inline>
        </w:drawing>
      </w:r>
    </w:p>
    <w:p w14:paraId="051FB28B" w14:textId="77777777" w:rsidR="00CE401D" w:rsidRDefault="009E25EB">
      <w:pPr>
        <w:jc w:val="left"/>
        <w:rPr>
          <w:rFonts w:cs="Times New Roman"/>
          <w:sz w:val="20"/>
          <w:szCs w:val="20"/>
        </w:rPr>
      </w:pPr>
      <w:r>
        <w:rPr>
          <w:rFonts w:cs="Times New Roman"/>
          <w:sz w:val="20"/>
          <w:szCs w:val="20"/>
        </w:rPr>
        <w:t>图</w:t>
      </w:r>
      <w:r>
        <w:rPr>
          <w:rFonts w:cs="Times New Roman"/>
          <w:sz w:val="20"/>
          <w:szCs w:val="20"/>
        </w:rPr>
        <w:t xml:space="preserve"> 5 </w:t>
      </w:r>
      <w:r>
        <w:rPr>
          <w:rFonts w:cs="Times New Roman"/>
          <w:sz w:val="20"/>
          <w:szCs w:val="20"/>
        </w:rPr>
        <w:t>水稻花粉、种子过敏原的蛋白家族统计</w:t>
      </w:r>
    </w:p>
    <w:p w14:paraId="2C1136EB" w14:textId="77777777" w:rsidR="00CE401D" w:rsidRDefault="009E25EB">
      <w:pPr>
        <w:jc w:val="left"/>
        <w:rPr>
          <w:rFonts w:cs="Times New Roman"/>
          <w:sz w:val="20"/>
          <w:szCs w:val="20"/>
        </w:rPr>
      </w:pPr>
      <w:r>
        <w:rPr>
          <w:rFonts w:cs="Times New Roman"/>
          <w:sz w:val="20"/>
          <w:szCs w:val="20"/>
        </w:rPr>
        <w:t>Figure 5 Summary of pollen and seed allergens protein families in rice</w:t>
      </w:r>
    </w:p>
    <w:p w14:paraId="2B74A698" w14:textId="77777777" w:rsidR="00CE401D" w:rsidRDefault="00CE401D">
      <w:pPr>
        <w:jc w:val="center"/>
        <w:rPr>
          <w:rFonts w:cs="Times New Roman"/>
          <w:sz w:val="22"/>
        </w:rPr>
      </w:pPr>
    </w:p>
    <w:p w14:paraId="3527EB2A" w14:textId="77777777" w:rsidR="00CE401D" w:rsidRDefault="009E25EB">
      <w:pPr>
        <w:ind w:firstLineChars="200" w:firstLine="420"/>
        <w:rPr>
          <w:rFonts w:cs="Times New Roman"/>
        </w:rPr>
      </w:pPr>
      <w:r>
        <w:rPr>
          <w:rFonts w:cs="Times New Roman"/>
        </w:rPr>
        <w:t>进一步的功能富集分析表明，花粉和种子过敏原在细胞组分、分子功能和生物学过程中的差异并不明显</w:t>
      </w:r>
      <w:r>
        <w:rPr>
          <w:rFonts w:cs="Times New Roman" w:hint="eastAsia"/>
        </w:rPr>
        <w:t>。</w:t>
      </w:r>
      <w:r>
        <w:rPr>
          <w:rFonts w:cs="Times New Roman"/>
        </w:rPr>
        <w:t>这也可能是因为过敏原的数目过少，在一些</w:t>
      </w:r>
      <w:r>
        <w:rPr>
          <w:rFonts w:cs="Times New Roman"/>
        </w:rPr>
        <w:t>GO</w:t>
      </w:r>
      <w:r>
        <w:rPr>
          <w:rFonts w:cs="Times New Roman"/>
        </w:rPr>
        <w:t>条目中没有得到富集</w:t>
      </w:r>
      <w:r>
        <w:rPr>
          <w:rFonts w:cs="Times New Roman" w:hint="eastAsia"/>
        </w:rPr>
        <w:t>。</w:t>
      </w:r>
      <w:r>
        <w:rPr>
          <w:rFonts w:cs="Times New Roman"/>
        </w:rPr>
        <w:t>花粉过敏原和种子过敏原</w:t>
      </w:r>
      <w:r>
        <w:rPr>
          <w:rFonts w:cs="Times New Roman" w:hint="eastAsia"/>
        </w:rPr>
        <w:t>在细胞组分上主要为细胞部分（</w:t>
      </w:r>
      <w:r>
        <w:rPr>
          <w:rFonts w:cs="Times New Roman"/>
        </w:rPr>
        <w:t>GO:0044464</w:t>
      </w:r>
      <w:r>
        <w:rPr>
          <w:rFonts w:cs="Times New Roman" w:hint="eastAsia"/>
        </w:rPr>
        <w:t>），大分子复合物（</w:t>
      </w:r>
      <w:r>
        <w:rPr>
          <w:rFonts w:cs="Times New Roman"/>
        </w:rPr>
        <w:t>GO:0032991</w:t>
      </w:r>
      <w:r>
        <w:rPr>
          <w:rFonts w:cs="Times New Roman" w:hint="eastAsia"/>
        </w:rPr>
        <w:t>）等；在分子功能上主要为结合功能（</w:t>
      </w:r>
      <w:r>
        <w:rPr>
          <w:rFonts w:cs="Times New Roman" w:hint="eastAsia"/>
        </w:rPr>
        <w:t>GO:0005488</w:t>
      </w:r>
      <w:r>
        <w:rPr>
          <w:rFonts w:cs="Times New Roman" w:hint="eastAsia"/>
        </w:rPr>
        <w:t>）和催化功能（</w:t>
      </w:r>
      <w:r>
        <w:rPr>
          <w:rFonts w:cs="Times New Roman"/>
        </w:rPr>
        <w:t>GO:0003824</w:t>
      </w:r>
      <w:r>
        <w:rPr>
          <w:rFonts w:cs="Times New Roman" w:hint="eastAsia"/>
        </w:rPr>
        <w:t>）；在生物学功能上主要为细胞过程（</w:t>
      </w:r>
      <w:r>
        <w:rPr>
          <w:rFonts w:cs="Times New Roman"/>
        </w:rPr>
        <w:t>GO:0009987</w:t>
      </w:r>
      <w:r>
        <w:rPr>
          <w:rFonts w:cs="Times New Roman" w:hint="eastAsia"/>
        </w:rPr>
        <w:t>）和代谢过程（</w:t>
      </w:r>
      <w:r>
        <w:rPr>
          <w:rFonts w:cs="Times New Roman"/>
        </w:rPr>
        <w:t>GO:0008152</w:t>
      </w:r>
      <w:r>
        <w:rPr>
          <w:rFonts w:cs="Times New Roman" w:hint="eastAsia"/>
        </w:rPr>
        <w:t>）。</w:t>
      </w:r>
      <w:r>
        <w:rPr>
          <w:rFonts w:cs="Times New Roman"/>
        </w:rPr>
        <w:t>在生物学过程中，花粉过敏原参与生殖过程（</w:t>
      </w:r>
      <w:r>
        <w:rPr>
          <w:rFonts w:cs="Times New Roman"/>
        </w:rPr>
        <w:t>GO</w:t>
      </w:r>
      <w:r>
        <w:rPr>
          <w:rFonts w:cs="Times New Roman"/>
        </w:rPr>
        <w:t>：</w:t>
      </w:r>
      <w:r>
        <w:rPr>
          <w:rFonts w:cs="Times New Roman"/>
        </w:rPr>
        <w:t>0000003</w:t>
      </w:r>
      <w:r>
        <w:rPr>
          <w:rFonts w:cs="Times New Roman"/>
        </w:rPr>
        <w:t>），仅有花粉过敏原中富集到肌动蛋白纤维过程（</w:t>
      </w:r>
      <w:r>
        <w:rPr>
          <w:rFonts w:cs="Times New Roman"/>
        </w:rPr>
        <w:t>GO:0030029</w:t>
      </w:r>
      <w:r>
        <w:rPr>
          <w:rFonts w:cs="Times New Roman"/>
        </w:rPr>
        <w:t>）和微管过程（</w:t>
      </w:r>
      <w:r>
        <w:rPr>
          <w:rFonts w:cs="Times New Roman"/>
        </w:rPr>
        <w:t>GO:0007017</w:t>
      </w:r>
      <w:r>
        <w:rPr>
          <w:rFonts w:cs="Times New Roman"/>
        </w:rPr>
        <w:t>），这可能与花粉萌发过程中的功能相关。另外值得注意的是，与花粉过敏原相比，种子过敏原更多地属于胞外区域（</w:t>
      </w:r>
      <w:r>
        <w:rPr>
          <w:rFonts w:cs="Times New Roman"/>
        </w:rPr>
        <w:t>GO:0005576</w:t>
      </w:r>
      <w:r>
        <w:rPr>
          <w:rFonts w:cs="Times New Roman"/>
        </w:rPr>
        <w:t>），且参与外部封装结构（</w:t>
      </w:r>
      <w:r>
        <w:rPr>
          <w:rFonts w:cs="Times New Roman"/>
        </w:rPr>
        <w:t>GO:0030312</w:t>
      </w:r>
      <w:r>
        <w:rPr>
          <w:rFonts w:cs="Times New Roman"/>
        </w:rPr>
        <w:t>），这可能与花粉外壁相关。种子过敏原则更多地参与刺激响应（</w:t>
      </w:r>
      <w:r>
        <w:rPr>
          <w:rFonts w:cs="Times New Roman"/>
        </w:rPr>
        <w:t>GO:0050896</w:t>
      </w:r>
      <w:r>
        <w:rPr>
          <w:rFonts w:cs="Times New Roman"/>
        </w:rPr>
        <w:t>）、定位（</w:t>
      </w:r>
      <w:r>
        <w:rPr>
          <w:rFonts w:cs="Times New Roman"/>
        </w:rPr>
        <w:t>GO:0051179</w:t>
      </w:r>
      <w:r>
        <w:rPr>
          <w:rFonts w:cs="Times New Roman"/>
        </w:rPr>
        <w:t>）和转运过程（</w:t>
      </w:r>
      <w:r>
        <w:rPr>
          <w:rFonts w:cs="Times New Roman"/>
        </w:rPr>
        <w:t>GO:0006810</w:t>
      </w:r>
      <w:r>
        <w:rPr>
          <w:rFonts w:cs="Times New Roman"/>
        </w:rPr>
        <w:t>）。</w:t>
      </w:r>
    </w:p>
    <w:p w14:paraId="57756AD8" w14:textId="7243642A" w:rsidR="00CE401D" w:rsidRDefault="00C5492F">
      <w:pPr>
        <w:widowControl/>
        <w:jc w:val="center"/>
        <w:rPr>
          <w:rFonts w:cs="Times New Roman"/>
          <w:sz w:val="22"/>
        </w:rPr>
      </w:pPr>
      <w:r>
        <w:rPr>
          <w:rFonts w:cs="Times New Roman"/>
          <w:noProof/>
          <w:sz w:val="22"/>
        </w:rPr>
        <w:lastRenderedPageBreak/>
        <w:drawing>
          <wp:inline distT="0" distB="0" distL="0" distR="0" wp14:anchorId="39892302" wp14:editId="6662AAE8">
            <wp:extent cx="5240655" cy="34004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40655" cy="3400425"/>
                    </a:xfrm>
                    <a:prstGeom prst="rect">
                      <a:avLst/>
                    </a:prstGeom>
                    <a:noFill/>
                  </pic:spPr>
                </pic:pic>
              </a:graphicData>
            </a:graphic>
          </wp:inline>
        </w:drawing>
      </w:r>
    </w:p>
    <w:p w14:paraId="4E90D056" w14:textId="77777777" w:rsidR="00CE401D" w:rsidRDefault="009E25EB">
      <w:pPr>
        <w:jc w:val="left"/>
        <w:rPr>
          <w:rFonts w:cs="Times New Roman"/>
          <w:sz w:val="20"/>
          <w:szCs w:val="20"/>
        </w:rPr>
      </w:pPr>
      <w:r>
        <w:rPr>
          <w:rFonts w:cs="Times New Roman"/>
          <w:sz w:val="20"/>
          <w:szCs w:val="20"/>
        </w:rPr>
        <w:t>图</w:t>
      </w:r>
      <w:r>
        <w:rPr>
          <w:rFonts w:cs="Times New Roman"/>
          <w:sz w:val="20"/>
          <w:szCs w:val="20"/>
        </w:rPr>
        <w:t xml:space="preserve"> 6 </w:t>
      </w:r>
      <w:r>
        <w:rPr>
          <w:rFonts w:cs="Times New Roman"/>
          <w:sz w:val="20"/>
          <w:szCs w:val="20"/>
        </w:rPr>
        <w:t>水稻花粉、种子过敏原的蛋白家族统计</w:t>
      </w:r>
    </w:p>
    <w:p w14:paraId="2495545A" w14:textId="77777777" w:rsidR="00CE401D" w:rsidRDefault="009E25EB">
      <w:pPr>
        <w:jc w:val="left"/>
        <w:rPr>
          <w:rFonts w:cs="Times New Roman"/>
          <w:sz w:val="20"/>
          <w:szCs w:val="20"/>
        </w:rPr>
      </w:pPr>
      <w:r>
        <w:rPr>
          <w:rFonts w:cs="Times New Roman"/>
          <w:sz w:val="20"/>
          <w:szCs w:val="20"/>
        </w:rPr>
        <w:t>Figure 6 Summary of pollen and seed allergens protein families in rice</w:t>
      </w:r>
    </w:p>
    <w:p w14:paraId="0FD1C3C2" w14:textId="77777777" w:rsidR="00CE401D" w:rsidRDefault="00CE401D">
      <w:pPr>
        <w:widowControl/>
        <w:jc w:val="center"/>
        <w:rPr>
          <w:rFonts w:cs="Times New Roman"/>
          <w:sz w:val="22"/>
        </w:rPr>
      </w:pPr>
    </w:p>
    <w:p w14:paraId="7D4FB2C1" w14:textId="77777777" w:rsidR="00CE401D" w:rsidRDefault="00CE401D">
      <w:pPr>
        <w:widowControl/>
        <w:jc w:val="left"/>
        <w:rPr>
          <w:rFonts w:eastAsia="黑体" w:cs="Times New Roman"/>
          <w:sz w:val="28"/>
        </w:rPr>
      </w:pPr>
    </w:p>
    <w:p w14:paraId="758988AD" w14:textId="77777777" w:rsidR="00CE401D" w:rsidRDefault="009E25EB">
      <w:pPr>
        <w:widowControl/>
        <w:jc w:val="left"/>
        <w:rPr>
          <w:rFonts w:cs="Times New Roman"/>
          <w:sz w:val="28"/>
        </w:rPr>
      </w:pPr>
      <w:r>
        <w:rPr>
          <w:rStyle w:val="Char4"/>
          <w:rFonts w:eastAsia="宋体" w:hAnsi="Times New Roman"/>
          <w:b/>
          <w:sz w:val="24"/>
          <w:szCs w:val="24"/>
        </w:rPr>
        <w:t>2</w:t>
      </w:r>
      <w:r>
        <w:rPr>
          <w:rStyle w:val="Char4"/>
          <w:rFonts w:eastAsia="宋体" w:hAnsi="Times New Roman"/>
          <w:b/>
          <w:sz w:val="24"/>
          <w:szCs w:val="24"/>
        </w:rPr>
        <w:t>讨论</w:t>
      </w:r>
    </w:p>
    <w:p w14:paraId="384D4AB6" w14:textId="77777777" w:rsidR="00CE401D" w:rsidRDefault="009E25EB">
      <w:pPr>
        <w:ind w:firstLineChars="200" w:firstLine="420"/>
        <w:rPr>
          <w:rFonts w:cs="Times New Roman"/>
        </w:rPr>
      </w:pPr>
      <w:r>
        <w:rPr>
          <w:rFonts w:cs="Times New Roman"/>
          <w:szCs w:val="24"/>
        </w:rPr>
        <w:t>水稻是重要的粮食作物和模式植物，</w:t>
      </w:r>
      <w:del w:id="18" w:author="Newman" w:date="2016-02-11T07:30:00Z">
        <w:r>
          <w:rPr>
            <w:rFonts w:cs="Times New Roman"/>
            <w:szCs w:val="24"/>
          </w:rPr>
          <w:delText>本文</w:delText>
        </w:r>
      </w:del>
      <w:ins w:id="19" w:author="Newman" w:date="2016-02-11T07:30:00Z">
        <w:r>
          <w:rPr>
            <w:rFonts w:cs="Times New Roman" w:hint="eastAsia"/>
            <w:szCs w:val="24"/>
          </w:rPr>
          <w:t>本研究</w:t>
        </w:r>
      </w:ins>
      <w:r>
        <w:rPr>
          <w:rFonts w:cs="Times New Roman"/>
          <w:szCs w:val="24"/>
        </w:rPr>
        <w:t>的研究全面的预测了水稻中的潜在过敏原蛋白，并筛选出了高风险的花粉过敏原和种子过敏源蛋白。</w:t>
      </w:r>
      <w:r>
        <w:rPr>
          <w:rFonts w:cs="Times New Roman"/>
        </w:rPr>
        <w:t>我们首先利用两种生物信息学方法在全基因组层面上预测了水稻过敏原，两种生物信息学预测方法同时使用保证了较高的预测准确性，检测到了</w:t>
      </w:r>
      <w:r>
        <w:rPr>
          <w:rFonts w:cs="Times New Roman"/>
        </w:rPr>
        <w:t>74%</w:t>
      </w:r>
      <w:r>
        <w:rPr>
          <w:rFonts w:cs="Times New Roman"/>
        </w:rPr>
        <w:t>（</w:t>
      </w:r>
      <w:r>
        <w:rPr>
          <w:rFonts w:cs="Times New Roman"/>
        </w:rPr>
        <w:t>34/46</w:t>
      </w:r>
      <w:r>
        <w:rPr>
          <w:rFonts w:cs="Times New Roman"/>
        </w:rPr>
        <w:t>）的已知过敏原。仍有一些已知过敏原未同时被两种方法预测到，表明其准确性仍有提升空间。通过对过敏原表达模式分析，表明水稻过敏原基因的表达模式多样，而表达模式和表达量与植物哪些部位导致人类过敏有着直接关系</w:t>
      </w:r>
      <w:r>
        <w:rPr>
          <w:rFonts w:cs="Times New Roman"/>
        </w:rPr>
        <w:fldChar w:fldCharType="begin" w:fldLock="1"/>
      </w:r>
      <w:r>
        <w:rPr>
          <w:rFonts w:cs="Times New Roman"/>
        </w:rPr>
        <w:instrText>ADDIN CSL_CITATION { "citationItems" : [ { "id" : "ITEM-1", "itemData" : { "DOI" : "10.12932/AP0287.31.4.2013", "ISSN" : "0125-877X", "PMID" : "24383969", "abstract" : "BACKGROUND: Eosinophil cationic protein (ECP) was reported previously to be involved in allergic inflammation with cytotoxic activity. On the other hand, recent studies showed that ECP did not induce cell death but inhibited the growth of cancer-derived cells. Our previous study indicated that human ECP enhanced differentiation of rat neonatal cardiomyocytes and stress fiber formation in Balb/c 3T3 mouse fibroblasts, while the effects of human ECP on human fibroblasts are unknown. OBJECTIVE: The present study was performed to determine the effects of human ECP on cytokine expression in human fibroblasts by protein array. METHODS: The effects of recombinant human ECP (rhECP) on normal human dermal fibroblasts (NHDF) were examined by assaying cell growth. Furthermore, cytokine expression of NHDF stimulated by ECP, which could influence cell growth, was evaluated by protein array. RESULTS: ECP was not cytotoxic but enhanced the growth of NHDF. The peak rhECP concentration that enhanced the cell counts by 1.56-fold was 100 ng/mL, which was significantly different from cultures without ECP stimulation (ANOVA/ Scheffe's test, P &lt; 0.05). Array analyses indicated that ciliary neurotrophic factor (CNTF), neutrophil-activating peptide (NAP)-2, and neurotrophin (NT)-3 were significantly upregulated in NHDF stimulated with 100 ng/mL ECP compared to those without stimulation. CONCLUSION: ECP is not cytotoxic but enhances the growth of NHDF. CNTF, NAP-2, and NT-3 were suggested to be involved in enhancing the growth of NHDF. These findings will contribute to determination of the role of ECP in allergic inflammation.", "author" : [ { "dropping-particle" : "", "family" : "Songnuan", "given" : "Wisuwat", "non-dropping-particle" : "", "parse-names" : false, "suffix" : "" } ], "container-title" : "Asian Pacific journal of allergy and immunology / launched by the Allergy and Immunology Society of Thailand", "id" : "ITEM-1", "issue" : "4", "issued" : { "date-parts" : [ [ "2013", "12" ] ] }, "page" : "271-6", "title" : "Wind-pollination and the roles of pollen allergenic proteins", "type" : "article-journal", "volume" : "31" }, "uris" : [ "http://www.mendeley.com/documents/?uuid=1cc229f2-160f-4bdf-8ad9-07a2d3d57af2" ] } ], "mendeley" : { "formattedCitation" : "(Songnuan, 2013)", "plainTextFormattedCitation" : "(Songnuan, 2013)", "previouslyFormattedCitation" : "(Songnuan, 2013)" }, "properties" : { "noteIndex" : 0 }, "schema" : "https://github.com/citation-style-language/schema/raw/master/csl-citation.json" }</w:instrText>
      </w:r>
      <w:r>
        <w:rPr>
          <w:rFonts w:cs="Times New Roman"/>
        </w:rPr>
        <w:fldChar w:fldCharType="separate"/>
      </w:r>
      <w:r>
        <w:rPr>
          <w:rFonts w:cs="Times New Roman"/>
        </w:rPr>
        <w:t>(Songnuan, 2013)</w:t>
      </w:r>
      <w:r>
        <w:rPr>
          <w:rFonts w:cs="Times New Roman"/>
        </w:rPr>
        <w:fldChar w:fldCharType="end"/>
      </w:r>
      <w:r>
        <w:rPr>
          <w:rFonts w:cs="Times New Roman"/>
        </w:rPr>
        <w:t>。如普遍</w:t>
      </w:r>
      <w:proofErr w:type="gramStart"/>
      <w:r>
        <w:rPr>
          <w:rFonts w:cs="Times New Roman"/>
        </w:rPr>
        <w:t>高表达</w:t>
      </w:r>
      <w:proofErr w:type="gramEnd"/>
      <w:r>
        <w:rPr>
          <w:rFonts w:cs="Times New Roman"/>
        </w:rPr>
        <w:t>的过敏原基因则有更多机会被人类接触而导致过敏；而花粉特异表达的过敏原基因，则需注意防范对花粉的接触；另外，预测到的一些普遍低表达的基因，虽然其表达的蛋白可能有着过敏原的序列和结构特征，但其表达量较低也意味着其导致过敏的可能性较小。未来在过敏原的预测方法中加入对蛋白表达模式的评估可能有助于更准确的预测蛋白实际的致敏可能性。对过敏原进行表达模式研究，也有助于帮助我们找到植物具有致敏危险组织。</w:t>
      </w:r>
    </w:p>
    <w:p w14:paraId="0837F752" w14:textId="77777777" w:rsidR="00CE401D" w:rsidRDefault="009E25EB">
      <w:pPr>
        <w:ind w:firstLineChars="200" w:firstLine="420"/>
        <w:rPr>
          <w:rFonts w:cs="Times New Roman"/>
          <w:szCs w:val="24"/>
        </w:rPr>
      </w:pPr>
      <w:r>
        <w:rPr>
          <w:rFonts w:cs="Times New Roman"/>
        </w:rPr>
        <w:t>通过分析水稻过敏原的同源蛋白在</w:t>
      </w:r>
      <w:r>
        <w:rPr>
          <w:rFonts w:cs="Times New Roman"/>
        </w:rPr>
        <w:t>25</w:t>
      </w:r>
      <w:r>
        <w:rPr>
          <w:rFonts w:cs="Times New Roman"/>
        </w:rPr>
        <w:t>种植物物种中的分布情况，我们对植物过敏原的物种分布有了一个全面直观的了解。不同物种中水稻过敏原同源蛋白的分布情况，能帮助我们快速找到特定物种中的潜在过敏原，特别是未经测序的物种。同源蛋白在低等到高等植物中的分布模式暗示了其不同的进化历程。由于在与人类的长期接触中，过于保守的过敏原可能会导致致敏性的减弱或消除。所以我们推测过敏性的产生也许并非完全是偶然，一些蛋白家族中的过敏原可能随着功能的分化而产生，而其致敏</w:t>
      </w:r>
      <w:proofErr w:type="gramStart"/>
      <w:r>
        <w:rPr>
          <w:rFonts w:cs="Times New Roman"/>
        </w:rPr>
        <w:t>性随着</w:t>
      </w:r>
      <w:proofErr w:type="gramEnd"/>
      <w:r>
        <w:rPr>
          <w:rFonts w:cs="Times New Roman"/>
        </w:rPr>
        <w:t>新功能被固定下来。如禾本科植物中的一支</w:t>
      </w:r>
      <w:r>
        <w:rPr>
          <w:rFonts w:cs="Times New Roman"/>
        </w:rPr>
        <w:t>β-</w:t>
      </w:r>
      <w:r>
        <w:rPr>
          <w:rFonts w:cs="Times New Roman"/>
        </w:rPr>
        <w:t>扩张蛋白具有致敏性（水稻中为</w:t>
      </w:r>
      <w:proofErr w:type="spellStart"/>
      <w:r>
        <w:rPr>
          <w:rFonts w:cs="Times New Roman"/>
        </w:rPr>
        <w:t>Ory</w:t>
      </w:r>
      <w:proofErr w:type="spellEnd"/>
      <w:r>
        <w:rPr>
          <w:rFonts w:cs="Times New Roman"/>
        </w:rPr>
        <w:t xml:space="preserve"> s 1</w:t>
      </w:r>
      <w:r>
        <w:rPr>
          <w:rFonts w:cs="Times New Roman"/>
        </w:rPr>
        <w:t>），是重要的花粉过敏原，而双子叶植物中并未观察到这类</w:t>
      </w:r>
      <w:r>
        <w:rPr>
          <w:rFonts w:cs="Times New Roman"/>
        </w:rPr>
        <w:t>β-</w:t>
      </w:r>
      <w:r>
        <w:rPr>
          <w:rFonts w:cs="Times New Roman"/>
        </w:rPr>
        <w:t>扩张蛋白。研究表明，这类</w:t>
      </w:r>
      <w:r>
        <w:rPr>
          <w:rFonts w:cs="Times New Roman"/>
          <w:szCs w:val="24"/>
        </w:rPr>
        <w:t>β-</w:t>
      </w:r>
      <w:r>
        <w:rPr>
          <w:rFonts w:cs="Times New Roman"/>
          <w:szCs w:val="24"/>
        </w:rPr>
        <w:t>扩张蛋白可能通过进化以更好的适</w:t>
      </w:r>
      <w:r>
        <w:rPr>
          <w:rFonts w:cs="Times New Roman"/>
          <w:szCs w:val="24"/>
        </w:rPr>
        <w:lastRenderedPageBreak/>
        <w:t>应禾本科花粉中的特殊底物</w:t>
      </w:r>
      <w:r>
        <w:rPr>
          <w:rFonts w:cs="Times New Roman"/>
          <w:szCs w:val="24"/>
        </w:rPr>
        <w:t>——</w:t>
      </w:r>
      <w:r>
        <w:rPr>
          <w:rFonts w:cs="Times New Roman"/>
          <w:szCs w:val="24"/>
        </w:rPr>
        <w:t>高取代的木聚糖</w:t>
      </w:r>
      <w:r>
        <w:rPr>
          <w:rFonts w:cs="Times New Roman"/>
          <w:szCs w:val="24"/>
        </w:rPr>
        <w:fldChar w:fldCharType="begin" w:fldLock="1"/>
      </w:r>
      <w:r>
        <w:rPr>
          <w:rFonts w:cs="Times New Roman"/>
          <w:szCs w:val="24"/>
        </w:rPr>
        <w:instrText>ADDIN CSL_CITATION { "citationItems" : [ { "id" : "ITEM-1", "itemData" : { "DOI" : "10.1111/tpj.12715", "ISSN" : "1365-313X", "PMID" : "25353668", "abstract" : "Expansins are wall-loosening proteins that promote extension of primary cell walls without hydrolysis of major structural components. Previously, proteins from the EXPA (\u03b1-expansin) family were found to loosen eudicot cell walls but to be less effective on grass cell walls, whereas the reverse pattern was found for EXPB (\u03b2-expansin) proteins obtained from grass pollen. To understand the evolutionary and structural bases for the selectivity of EXPB action, we assessed the extension (creep) response of cell walls from diverse monocot families to EXPA and EXPB treatments. Cell walls from Cyperaceae and Juncaceae (families closely related to grasses) displayed a typical grass response (\"\u03b2-response\"). Walls from more distant monocots, including some species that share with grasses high levels of arabinoxylan, responded preferentially to \u03b1-expansins (\"\u03b1-response\"), behaving in this regard like eudicots. An expansin with selective activity for grass cell walls was detected in Cyperaceae pollen, coinciding with the expression of genes from the divergent EXPB-I branch that includes grass pollen \u03b2-expansins. The evolutionary origin of this branch was located within Poales on the basis of phylogenetic analyses and its association with the \"sigma\" whole genome duplication. Accelerated evolution in this branch has remodeled the protein surface in contact with the substrate, potentially for binding highly substituted arabinoxylan. We propose that the evolution of the divergent EXPB-I group made possible a fundamental change in the target and mechanism of wall loosening in the grass lineage, involving a new structural role for xylans and the expansins that target them. This article is protected by copyright. All rights reserved.", "author" : [ { "dropping-particle" : "", "family" : "Sampedro", "given" : "Javier", "non-dropping-particle" : "", "parse-names" : false, "suffix" : "" }, { "dropping-particle" : "", "family" : "Guttman", "given" : "Mara", "non-dropping-particle" : "", "parse-names" : false, "suffix" : "" }, { "dropping-particle" : "", "family" : "Li", "given" : "Lian-chao", "non-dropping-particle" : "", "parse-names" : false, "suffix" : "" }, { "dropping-particle" : "", "family" : "Cosgrove", "given" : "Daniel J", "non-dropping-particle" : "", "parse-names" : false, "suffix" : "" } ], "container-title" : "The Plant journal : for cell and molecular biology", "id" : "ITEM-1", "issued" : { "date-parts" : [ [ "2014" ] ] }, "page" : "108-120", "title" : "Evolutionary divergence of \u03b2-expansin structure and function in grasses parallels emergence of distinctive primary cell wall traits.", "type" : "article-journal" }, "uris" : [ "http://www.mendeley.com/documents/?uuid=57dd6a7c-62fd-46a7-b2b8-c02c21b4e1f9" ] } ], "mendeley" : { "formattedCitation" : "(Sampedro et al., 2014)", "plainTextFormattedCitation" : "(Sampedro et al., 2014)", "previouslyFormattedCitation" : "(Sampedro et al., 2014)" }, "properties" : { "noteIndex" : 0 }, "schema" : "https://github.com/citation-style-language/schema/raw/master/csl-citation.json" }</w:instrText>
      </w:r>
      <w:r>
        <w:rPr>
          <w:rFonts w:cs="Times New Roman"/>
          <w:szCs w:val="24"/>
        </w:rPr>
        <w:fldChar w:fldCharType="separate"/>
      </w:r>
      <w:r>
        <w:rPr>
          <w:rFonts w:cs="Times New Roman"/>
          <w:szCs w:val="24"/>
        </w:rPr>
        <w:t>(Sampedro et al., 2014)</w:t>
      </w:r>
      <w:r>
        <w:rPr>
          <w:rFonts w:cs="Times New Roman"/>
          <w:szCs w:val="24"/>
        </w:rPr>
        <w:fldChar w:fldCharType="end"/>
      </w:r>
      <w:r>
        <w:rPr>
          <w:rFonts w:cs="Times New Roman"/>
          <w:szCs w:val="24"/>
        </w:rPr>
        <w:t>。不幸的是，这一功能的分化可能也产生了致敏性，产生了</w:t>
      </w:r>
      <w:r>
        <w:rPr>
          <w:rFonts w:cs="Times New Roman"/>
          <w:szCs w:val="24"/>
        </w:rPr>
        <w:t>group-1</w:t>
      </w:r>
      <w:r>
        <w:rPr>
          <w:rFonts w:cs="Times New Roman"/>
          <w:szCs w:val="24"/>
        </w:rPr>
        <w:t>禾本科花粉过敏原</w:t>
      </w:r>
      <w:r>
        <w:rPr>
          <w:rFonts w:cs="Times New Roman"/>
          <w:szCs w:val="24"/>
        </w:rPr>
        <w:fldChar w:fldCharType="begin" w:fldLock="1"/>
      </w:r>
      <w:r>
        <w:rPr>
          <w:rFonts w:cs="Times New Roman"/>
          <w:szCs w:val="24"/>
        </w:rPr>
        <w:instrText>ADDIN CSL_CITATION { "citationItems" : [ { "id" : "ITEM-1", "itemData" : { "DOI" : "10.1016/j.jaci.2006.02.012", "ISBN" : "0091-6749 (Print)", "ISSN" : "00916749", "PMID" : "16750995", "abstract" : "Background: The major timothy grass pollen allergen Phl p 1 is one of the most potent and frequently recognized environmental allergens. Objective: We sought to study at a molecular and structural level the IgE recognition of Phl p 1 and its relation to allergenic activity. Methods: Monoclonal human IgE antibody fragments specific for Phl p 1 and group 1 allergens from various grasses were isolated from a combinatorial library made of lymphocytes from patients with grass pollen allergy. Recombinant Phl p 1 fragments and the 3-dimensional structure of Phl p 1 were used to localize the major binding site for the IgE antibodies. A rPhl p 1 fragment containing this binding site was expressed in Escherichia coli, purified, and tested for IgE reactivity and allergenic activity with sera and basophils from patients with grass pollen allergy. Results: Monoclonal antibodies, as well as polyclonal serum IgE, from patients with grass pollen allergy defined a C-terminal fragment of Phl p 1 that represents a sterically oriented portion on the Phl p 1 structure. This Phl p 1 portion bound most of the allergen-specific IgE antibodies and contained the majority of the allergenic activity of Phl p 1. Conclusion: IgE recognition of spatially clustered epitopes on allergens might be a general factor determining their allergenic activity. Clinical implications: Geographic distribution of IgE epitopes on an allergen might influence its allergenic activity and hence explain discrepancies between diagnostic test results based on IgE serology and provocation testing. It might also form a basis for the development of low allergenic vaccines. \u00a9 2006 American Academy of Allergy, Asthma and Immunology.", "author" : [ { "dropping-particle" : "", "family" : "Flicker", "given" : "Sabine", "non-dropping-particle" : "", "parse-names" : false, "suffix" : "" }, { "dropping-particle" : "", "family" : "Steinberger", "given" : "Peter", "non-dropping-particle" : "", "parse-names" : false, "suffix" : "" }, { "dropping-particle" : "", "family" : "Ball", "given" : "Tanja", "non-dropping-particle" : "", "parse-names" : false, "suffix" : "" }, { "dropping-particle" : "", "family" : "Krauth", "given" : "Maria Theresa", "non-dropping-particle" : "", "parse-names" : false, "suffix" : "" }, { "dropping-particle" : "", "family" : "Verdino", "given" : "Petra", "non-dropping-particle" : "", "parse-names" : false, "suffix" : "" }, { "dropping-particle" : "", "family" : "Valent", "given" : "Peter", "non-dropping-particle" : "", "parse-names" : false, "suffix" : "" }, { "dropping-particle" : "", "family" : "Almo", "given" : "Steve", "non-dropping-particle" : "", "parse-names" : false, "suffix" : "" }, { "dropping-particle" : "", "family" : "Valenta", "given" : "Rudolf", "non-dropping-particle" : "", "parse-names" : false, "suffix" : "" } ], "container-title" : "Journal of Allergy and Clinical Immunology", "id" : "ITEM-1", "issued" : { "date-parts" : [ [ "2006" ] ] }, "page" : "1336-1343", "title" : "Spatial clustering of the IgE epitopes on the major timothy grass pollen allergen Phl p 1: Importance for allergenic activity", "type" : "article-journal", "volume" : "117" }, "uris" : [ "http://www.mendeley.com/documents/?uuid=f7c8b1ac-8fd3-4d2b-a10f-983805bf02ec" ] } ], "mendeley" : { "formattedCitation" : "(Flicker et al., 2006)", "plainTextFormattedCitation" : "(Flicker et al., 2006)", "previouslyFormattedCitation" : "(Flicker et al., 2006)" }, "properties" : { "noteIndex" : 0 }, "schema" : "https://github.com/citation-style-language/schema/raw/master/csl-citation.json" }</w:instrText>
      </w:r>
      <w:r>
        <w:rPr>
          <w:rFonts w:cs="Times New Roman"/>
          <w:szCs w:val="24"/>
        </w:rPr>
        <w:fldChar w:fldCharType="separate"/>
      </w:r>
      <w:r>
        <w:rPr>
          <w:rFonts w:cs="Times New Roman"/>
          <w:szCs w:val="24"/>
        </w:rPr>
        <w:t>(Flicker et al., 2006)</w:t>
      </w:r>
      <w:r>
        <w:rPr>
          <w:rFonts w:cs="Times New Roman"/>
          <w:szCs w:val="24"/>
        </w:rPr>
        <w:fldChar w:fldCharType="end"/>
      </w:r>
      <w:r>
        <w:rPr>
          <w:rFonts w:cs="Times New Roman"/>
          <w:szCs w:val="24"/>
        </w:rPr>
        <w:t>。</w:t>
      </w:r>
    </w:p>
    <w:p w14:paraId="6617B80A" w14:textId="77777777" w:rsidR="00CE401D" w:rsidRDefault="009E25EB">
      <w:pPr>
        <w:ind w:firstLineChars="200" w:firstLine="420"/>
        <w:rPr>
          <w:rFonts w:cs="Times New Roman"/>
          <w:szCs w:val="24"/>
        </w:rPr>
      </w:pPr>
      <w:r>
        <w:rPr>
          <w:rFonts w:cs="Times New Roman"/>
          <w:szCs w:val="24"/>
        </w:rPr>
        <w:t>此外，由水稻花粉和种子</w:t>
      </w:r>
      <w:proofErr w:type="gramStart"/>
      <w:r>
        <w:rPr>
          <w:rFonts w:cs="Times New Roman"/>
          <w:szCs w:val="24"/>
        </w:rPr>
        <w:t>转录组</w:t>
      </w:r>
      <w:proofErr w:type="gramEnd"/>
      <w:r>
        <w:rPr>
          <w:rFonts w:cs="Times New Roman"/>
          <w:szCs w:val="24"/>
        </w:rPr>
        <w:t>数据，</w:t>
      </w:r>
      <w:del w:id="20" w:author="Newman" w:date="2016-02-11T07:30:00Z">
        <w:r>
          <w:rPr>
            <w:rFonts w:cs="Times New Roman"/>
            <w:szCs w:val="24"/>
          </w:rPr>
          <w:delText>本文</w:delText>
        </w:r>
      </w:del>
      <w:ins w:id="21" w:author="Newman" w:date="2016-02-11T07:30:00Z">
        <w:r>
          <w:rPr>
            <w:rFonts w:cs="Times New Roman" w:hint="eastAsia"/>
            <w:szCs w:val="24"/>
          </w:rPr>
          <w:t>本研究</w:t>
        </w:r>
      </w:ins>
      <w:r>
        <w:rPr>
          <w:rFonts w:cs="Times New Roman"/>
          <w:szCs w:val="24"/>
        </w:rPr>
        <w:t>筛选出了花粉过敏原和种子过敏原。花粉过敏原和种子过敏原在表达模式上均有时空偏向性，花粉过敏原倾向于在花粉发育后期和成熟花粉中高表达，而种子过敏原倾向于在种子、</w:t>
      </w:r>
      <w:proofErr w:type="gramStart"/>
      <w:r>
        <w:rPr>
          <w:rFonts w:cs="Times New Roman"/>
          <w:szCs w:val="24"/>
        </w:rPr>
        <w:t>胚和子房</w:t>
      </w:r>
      <w:proofErr w:type="gramEnd"/>
      <w:r>
        <w:rPr>
          <w:rFonts w:cs="Times New Roman"/>
          <w:szCs w:val="24"/>
        </w:rPr>
        <w:t>以及愈伤组织中高表达。同时基因家族和功能的分布表明，不仅是表达模式上有差异，这些花粉和种子过敏</w:t>
      </w:r>
      <w:proofErr w:type="gramStart"/>
      <w:r>
        <w:rPr>
          <w:rFonts w:cs="Times New Roman"/>
          <w:szCs w:val="24"/>
        </w:rPr>
        <w:t>原有着</w:t>
      </w:r>
      <w:proofErr w:type="gramEnd"/>
      <w:r>
        <w:rPr>
          <w:rFonts w:cs="Times New Roman"/>
          <w:szCs w:val="24"/>
        </w:rPr>
        <w:t>一些特有的基因家族</w:t>
      </w:r>
      <w:r>
        <w:rPr>
          <w:rFonts w:cs="Times New Roman" w:hint="eastAsia"/>
          <w:szCs w:val="24"/>
        </w:rPr>
        <w:t>。</w:t>
      </w:r>
      <w:r>
        <w:rPr>
          <w:rFonts w:cs="Times New Roman"/>
          <w:color w:val="000000"/>
        </w:rPr>
        <w:t>种子中含有大量的脂质转运蛋白（</w:t>
      </w:r>
      <w:r>
        <w:rPr>
          <w:rFonts w:cs="Times New Roman"/>
          <w:color w:val="000000"/>
        </w:rPr>
        <w:t>LTP</w:t>
      </w:r>
      <w:r>
        <w:rPr>
          <w:rFonts w:cs="Times New Roman"/>
          <w:color w:val="000000"/>
        </w:rPr>
        <w:t>）</w:t>
      </w:r>
      <w:r>
        <w:rPr>
          <w:rFonts w:cs="Times New Roman"/>
          <w:color w:val="000000"/>
        </w:rPr>
        <w:t>/</w:t>
      </w:r>
      <w:r>
        <w:rPr>
          <w:rFonts w:cs="Times New Roman"/>
          <w:color w:val="000000"/>
        </w:rPr>
        <w:t>贮藏蛋白家族成员，这是水稻种子中一种重要的过敏原，已知的</w:t>
      </w:r>
      <w:proofErr w:type="spellStart"/>
      <w:r>
        <w:rPr>
          <w:rFonts w:cs="Times New Roman"/>
          <w:color w:val="000000"/>
        </w:rPr>
        <w:t>Ory</w:t>
      </w:r>
      <w:proofErr w:type="spellEnd"/>
      <w:r>
        <w:rPr>
          <w:rFonts w:cs="Times New Roman"/>
          <w:color w:val="000000"/>
        </w:rPr>
        <w:t xml:space="preserve"> s 14</w:t>
      </w:r>
      <w:r>
        <w:rPr>
          <w:rFonts w:cs="Times New Roman"/>
          <w:color w:val="000000"/>
        </w:rPr>
        <w:t>过敏原均属于这一家族。另外，淀粉合成酶也是种子中特有的过敏原之一，包括已知的</w:t>
      </w:r>
      <w:proofErr w:type="spellStart"/>
      <w:r>
        <w:rPr>
          <w:rFonts w:cs="Times New Roman"/>
          <w:color w:val="000000"/>
        </w:rPr>
        <w:t>Ory</w:t>
      </w:r>
      <w:proofErr w:type="spellEnd"/>
      <w:r>
        <w:rPr>
          <w:rFonts w:cs="Times New Roman"/>
          <w:color w:val="000000"/>
        </w:rPr>
        <w:t xml:space="preserve"> s GBSS I</w:t>
      </w:r>
      <w:r>
        <w:rPr>
          <w:rFonts w:cs="Times New Roman"/>
          <w:color w:val="000000"/>
        </w:rPr>
        <w:t>过敏原。</w:t>
      </w:r>
      <w:r>
        <w:rPr>
          <w:rFonts w:cs="Times New Roman" w:hint="eastAsia"/>
          <w:color w:val="000000"/>
        </w:rPr>
        <w:t>花粉中的特有的过敏原则包括一类扩张蛋白、果胶裂解酶。</w:t>
      </w:r>
      <w:r>
        <w:rPr>
          <w:rFonts w:cs="Times New Roman"/>
          <w:szCs w:val="24"/>
        </w:rPr>
        <w:t>结合功能分析，暗示着过敏原在植物生理发育过程中发挥着重要作用。</w:t>
      </w:r>
      <w:r>
        <w:rPr>
          <w:rFonts w:cs="Times New Roman" w:hint="eastAsia"/>
          <w:szCs w:val="24"/>
        </w:rPr>
        <w:t>这些花粉或种子特有的过敏原与其特定的功能相关，如种子中需要大量淀粉合成酶和贮藏蛋白行使功能保证种子发育和功能，而花粉壁的独特结构则需要扩张蛋白和果胶裂解酶来保证花粉的萌发过程</w:t>
      </w:r>
      <w:r>
        <w:rPr>
          <w:rFonts w:cs="Times New Roman"/>
          <w:szCs w:val="24"/>
        </w:rPr>
        <w:fldChar w:fldCharType="begin" w:fldLock="1"/>
      </w:r>
      <w:r>
        <w:rPr>
          <w:rFonts w:cs="Times New Roman"/>
          <w:szCs w:val="24"/>
        </w:rPr>
        <w:instrText>ADDIN CSL_CITATION { "citationItems" : [ { "id" : "ITEM-1", "itemData" : { "DOI" : "10.12932/AP0287.31.4.2013", "ISSN" : "0125-877X", "PMID" : "24383969", "abstract" : "BACKGROUND: Eosinophil cationic protein (ECP) was reported previously to be involved in allergic inflammation with cytotoxic activity. On the other hand, recent studies showed that ECP did not induce cell death but inhibited the growth of cancer-derived cells. Our previous study indicated that human ECP enhanced differentiation of rat neonatal cardiomyocytes and stress fiber formation in Balb/c 3T3 mouse fibroblasts, while the effects of human ECP on human fibroblasts are unknown. OBJECTIVE: The present study was performed to determine the effects of human ECP on cytokine expression in human fibroblasts by protein array. METHODS: The effects of recombinant human ECP (rhECP) on normal human dermal fibroblasts (NHDF) were examined by assaying cell growth. Furthermore, cytokine expression of NHDF stimulated by ECP, which could influence cell growth, was evaluated by protein array. RESULTS: ECP was not cytotoxic but enhanced the growth of NHDF. The peak rhECP concentration that enhanced the cell counts by 1.56-fold was 100 ng/mL, which was significantly different from cultures without ECP stimulation (ANOVA/ Scheffe's test, P &lt; 0.05). Array analyses indicated that ciliary neurotrophic factor (CNTF), neutrophil-activating peptide (NAP)-2, and neurotrophin (NT)-3 were significantly upregulated in NHDF stimulated with 100 ng/mL ECP compared to those without stimulation. CONCLUSION: ECP is not cytotoxic but enhances the growth of NHDF. CNTF, NAP-2, and NT-3 were suggested to be involved in enhancing the growth of NHDF. These findings will contribute to determination of the role of ECP in allergic inflammation.", "author" : [ { "dropping-particle" : "", "family" : "Songnuan", "given" : "Wisuwat", "non-dropping-particle" : "", "parse-names" : false, "suffix" : "" } ], "container-title" : "Asian Pacific journal of allergy and immunology / launched by the Allergy and Immunology Society of Thailand", "id" : "ITEM-1", "issue" : "4", "issued" : { "date-parts" : [ [ "2013", "12" ] ] }, "page" : "271-6", "title" : "Wind-pollination and the roles of pollen allergenic proteins", "type" : "article-journal", "volume" : "31" }, "uris" : [ "http://www.mendeley.com/documents/?uuid=1cc229f2-160f-4bdf-8ad9-07a2d3d57af2" ] }, { "id" : "ITEM-2", "itemData" : { "author" : [ { "dropping-particle" : "", "family" : "\u9ec4\u5cb3", "given" : "", "non-dropping-particle" : "", "parse-names" : false, "suffix" : "" }, { "dropping-particle" : "", "family" : "\u6731\u7490", "given" : "", "non-dropping-particle" : "", "parse-names" : false, "suffix" : "" }, { "dropping-particle" : "", "family" : "\u7f57\u4eba\u548c", "given" : "", "non-dropping-particle" : "", "parse-names" : false, "suffix" : "" }, { "dropping-particle" : "", "family" : "\u5f20\u5927\u5175", "given" : "", "non-dropping-particle" : "", "parse-names" : false, "suffix" : "" }, { "dropping-particle" : "", "family" : "\u8bb8\u6770", "given" : "", "non-dropping-particle" : "", "parse-names" : false, "suffix" : "" } ], "container-title" : "\u57fa\u56e0\u7ec4\u5b66\u4e0e\u5e94\u7528\u751f\u7269\u5b66", "id" : "ITEM-2", "issue" : "7", "issued" : { "date-parts" : [ [ "2015" ] ] }, "title" : "\u62df\u5357\u82a5\u548c\u6c34\u7a3b\u975e\u7279\u5f02\u8102\u8d28\u8f6c\u8fd0\u86cb\u767d\u7684\u5206\u5b50\u8fdb\u5316\u3001\u8868\u8fbe\u6a21\u5f0f\u4ee5\u53ca\u5728\u82b1\u836f\u53d1\u80b2\u4e2d\u7684\u529f\u80fd\u5206\u6790", "type" : "article-journal" }, "uris" : [ "http://www.mendeley.com/documents/?uuid=5df7964c-6d13-42ed-b4d7-da176df6e31d" ] } ], "mendeley" : { "formattedCitation" : "(Songnuan, 2013; \u9ec4\u5cb3 et al., 2015)", "manualFormatting" : "(Songnuan, 2013; Huang et al., 2015)", "plainTextFormattedCitation" : "(Songnuan, 2013; \u9ec4\u5cb3 et al., 2015)", "previouslyFormattedCitation" : "(Songnuan, 2013; \u9ec4\u5cb3 et al., 2015)" }, "properties" : { "noteIndex" : 0 }, "schema" : "https://github.com/citation-style-language/schema/raw/master/csl-citation.json" }</w:instrText>
      </w:r>
      <w:r>
        <w:rPr>
          <w:rFonts w:cs="Times New Roman"/>
          <w:szCs w:val="24"/>
        </w:rPr>
        <w:fldChar w:fldCharType="separate"/>
      </w:r>
      <w:r>
        <w:rPr>
          <w:rFonts w:cs="Times New Roman" w:hint="eastAsia"/>
          <w:szCs w:val="24"/>
        </w:rPr>
        <w:t>(Songnuan, 2013; H</w:t>
      </w:r>
      <w:r>
        <w:rPr>
          <w:rFonts w:cs="Times New Roman"/>
          <w:szCs w:val="24"/>
        </w:rPr>
        <w:t>uang</w:t>
      </w:r>
      <w:r>
        <w:rPr>
          <w:rFonts w:cs="Times New Roman" w:hint="eastAsia"/>
          <w:szCs w:val="24"/>
        </w:rPr>
        <w:t xml:space="preserve"> et al., 2015)</w:t>
      </w:r>
      <w:r>
        <w:rPr>
          <w:rFonts w:cs="Times New Roman"/>
          <w:szCs w:val="24"/>
        </w:rPr>
        <w:fldChar w:fldCharType="end"/>
      </w:r>
      <w:r>
        <w:rPr>
          <w:rFonts w:cs="Times New Roman" w:hint="eastAsia"/>
          <w:szCs w:val="24"/>
        </w:rPr>
        <w:t>。这暗示了植物不同组织部位的过敏原与该组织部位特定的发育、代谢过程有着一定的关联，这种符合组织部</w:t>
      </w:r>
      <w:proofErr w:type="gramStart"/>
      <w:r>
        <w:rPr>
          <w:rFonts w:cs="Times New Roman" w:hint="eastAsia"/>
          <w:szCs w:val="24"/>
        </w:rPr>
        <w:t>位需求</w:t>
      </w:r>
      <w:proofErr w:type="gramEnd"/>
      <w:r>
        <w:rPr>
          <w:rFonts w:cs="Times New Roman" w:hint="eastAsia"/>
          <w:szCs w:val="24"/>
        </w:rPr>
        <w:t>的功能分化可能与致敏性的产生相关。</w:t>
      </w:r>
    </w:p>
    <w:p w14:paraId="36FC3AC4" w14:textId="77777777" w:rsidR="00CE401D" w:rsidRDefault="009E25EB">
      <w:pPr>
        <w:ind w:firstLineChars="200" w:firstLine="420"/>
        <w:rPr>
          <w:rFonts w:cs="Times New Roman"/>
          <w:szCs w:val="24"/>
        </w:rPr>
      </w:pPr>
      <w:r>
        <w:rPr>
          <w:rFonts w:cs="Times New Roman"/>
          <w:szCs w:val="24"/>
        </w:rPr>
        <w:t>本研究通过对水稻过敏原蛋白表达模式、蛋白家族分布以及同源蛋白的物种分布的分析能够帮助预测其他物种中的过敏原，从而帮助预防和治疗花粉过敏症。同时，我们推测过敏原在植物中承担着重要的生物学功能，了解这些过敏原的生物学功能有助于我们理解致敏性产生的机理。</w:t>
      </w:r>
    </w:p>
    <w:p w14:paraId="05673099" w14:textId="77777777" w:rsidR="00CE401D" w:rsidRDefault="00CE401D">
      <w:pPr>
        <w:rPr>
          <w:rFonts w:cs="Times New Roman"/>
          <w:szCs w:val="24"/>
        </w:rPr>
      </w:pPr>
    </w:p>
    <w:p w14:paraId="62C00451" w14:textId="77777777" w:rsidR="00CE401D" w:rsidRDefault="009E25EB">
      <w:pPr>
        <w:widowControl/>
        <w:jc w:val="left"/>
        <w:rPr>
          <w:rFonts w:cs="Times New Roman"/>
          <w:b/>
          <w:sz w:val="24"/>
          <w:szCs w:val="24"/>
        </w:rPr>
      </w:pPr>
      <w:r>
        <w:rPr>
          <w:rFonts w:cs="Times New Roman"/>
          <w:b/>
          <w:sz w:val="24"/>
          <w:szCs w:val="24"/>
        </w:rPr>
        <w:t>3</w:t>
      </w:r>
      <w:r>
        <w:rPr>
          <w:rFonts w:cs="Times New Roman"/>
          <w:b/>
          <w:sz w:val="24"/>
          <w:szCs w:val="24"/>
        </w:rPr>
        <w:t>材料和方法</w:t>
      </w:r>
    </w:p>
    <w:p w14:paraId="7B72941A" w14:textId="77777777" w:rsidR="00CE401D" w:rsidRDefault="009E25EB">
      <w:pPr>
        <w:spacing w:line="300" w:lineRule="auto"/>
        <w:rPr>
          <w:rFonts w:cs="Times New Roman"/>
          <w:b/>
          <w:szCs w:val="21"/>
        </w:rPr>
      </w:pPr>
      <w:r>
        <w:rPr>
          <w:rFonts w:cs="Times New Roman"/>
          <w:b/>
          <w:szCs w:val="21"/>
        </w:rPr>
        <w:t xml:space="preserve">1.1 </w:t>
      </w:r>
      <w:r>
        <w:rPr>
          <w:rFonts w:cs="Times New Roman"/>
          <w:b/>
          <w:szCs w:val="21"/>
        </w:rPr>
        <w:t>水稻基因组和</w:t>
      </w:r>
      <w:proofErr w:type="gramStart"/>
      <w:r>
        <w:rPr>
          <w:rFonts w:cs="Times New Roman"/>
          <w:b/>
          <w:szCs w:val="21"/>
        </w:rPr>
        <w:t>转录组</w:t>
      </w:r>
      <w:proofErr w:type="gramEnd"/>
      <w:r>
        <w:rPr>
          <w:rFonts w:cs="Times New Roman"/>
          <w:b/>
          <w:szCs w:val="21"/>
        </w:rPr>
        <w:t>数据收集</w:t>
      </w:r>
    </w:p>
    <w:p w14:paraId="75A8B33C" w14:textId="77777777" w:rsidR="00CE401D" w:rsidRDefault="009E25EB">
      <w:pPr>
        <w:pStyle w:val="ab"/>
        <w:ind w:firstLineChars="200" w:firstLine="420"/>
        <w:rPr>
          <w:rFonts w:cs="Times New Roman"/>
          <w:szCs w:val="21"/>
        </w:rPr>
      </w:pPr>
      <w:r>
        <w:rPr>
          <w:rFonts w:cs="Times New Roman"/>
          <w:szCs w:val="21"/>
        </w:rPr>
        <w:t>水稻基因组数据来自水稻基因组注释计划（</w:t>
      </w:r>
      <w:r>
        <w:rPr>
          <w:rFonts w:cs="Times New Roman"/>
          <w:szCs w:val="21"/>
        </w:rPr>
        <w:t>Rice Genome Annotation Project</w:t>
      </w:r>
      <w:r>
        <w:rPr>
          <w:rFonts w:cs="Times New Roman"/>
          <w:szCs w:val="21"/>
        </w:rPr>
        <w:t>，</w:t>
      </w:r>
      <w:r>
        <w:rPr>
          <w:rFonts w:cs="Times New Roman"/>
          <w:szCs w:val="21"/>
        </w:rPr>
        <w:t>RGAP6.1</w:t>
      </w:r>
      <w:r>
        <w:rPr>
          <w:rFonts w:cs="Times New Roman"/>
          <w:szCs w:val="21"/>
        </w:rPr>
        <w:t>，</w:t>
      </w:r>
      <w:r>
        <w:fldChar w:fldCharType="begin"/>
      </w:r>
      <w:r>
        <w:instrText>HYPERLINK "http://rice.plantbiology.msu.edu/</w:instrText>
      </w:r>
      <w:r>
        <w:instrText>），</w:instrText>
      </w:r>
      <w:r>
        <w:instrText xml:space="preserve">RGAP" </w:instrText>
      </w:r>
      <w:r>
        <w:fldChar w:fldCharType="separate"/>
      </w:r>
      <w:r>
        <w:rPr>
          <w:rStyle w:val="a9"/>
          <w:rFonts w:cs="Times New Roman"/>
          <w:color w:val="000000"/>
          <w:szCs w:val="21"/>
          <w:u w:val="none"/>
        </w:rPr>
        <w:t>http://rice.plantbiology.msu.edu/</w:t>
      </w:r>
      <w:r>
        <w:rPr>
          <w:rStyle w:val="a9"/>
          <w:rFonts w:cs="Times New Roman"/>
          <w:color w:val="000000"/>
          <w:szCs w:val="21"/>
          <w:u w:val="none"/>
        </w:rPr>
        <w:t>），</w:t>
      </w:r>
      <w:r>
        <w:fldChar w:fldCharType="end"/>
      </w:r>
      <w:r>
        <w:rPr>
          <w:rFonts w:cs="Times New Roman"/>
          <w:szCs w:val="21"/>
        </w:rPr>
        <w:t>主要包含</w:t>
      </w:r>
      <w:r>
        <w:rPr>
          <w:rFonts w:cs="Times New Roman"/>
          <w:szCs w:val="21"/>
        </w:rPr>
        <w:t>41363</w:t>
      </w:r>
      <w:r>
        <w:rPr>
          <w:rFonts w:cs="Times New Roman"/>
          <w:szCs w:val="21"/>
        </w:rPr>
        <w:t>条蛋白序列。</w:t>
      </w:r>
    </w:p>
    <w:p w14:paraId="63F1067F" w14:textId="77777777" w:rsidR="00CE401D" w:rsidRDefault="009E25EB">
      <w:pPr>
        <w:pStyle w:val="ab"/>
        <w:ind w:firstLineChars="200" w:firstLine="420"/>
        <w:rPr>
          <w:rFonts w:cs="Times New Roman"/>
          <w:szCs w:val="21"/>
        </w:rPr>
      </w:pPr>
      <w:r>
        <w:rPr>
          <w:rFonts w:cs="Times New Roman"/>
          <w:szCs w:val="21"/>
        </w:rPr>
        <w:t>水稻</w:t>
      </w:r>
      <w:proofErr w:type="gramStart"/>
      <w:r>
        <w:rPr>
          <w:rFonts w:cs="Times New Roman"/>
          <w:szCs w:val="21"/>
        </w:rPr>
        <w:t>转录组</w:t>
      </w:r>
      <w:proofErr w:type="gramEnd"/>
      <w:r>
        <w:rPr>
          <w:rFonts w:cs="Times New Roman"/>
          <w:szCs w:val="21"/>
        </w:rPr>
        <w:t>芯片数据均来自于</w:t>
      </w:r>
      <w:r>
        <w:rPr>
          <w:rFonts w:cs="Times New Roman"/>
          <w:szCs w:val="21"/>
        </w:rPr>
        <w:t>NCBI GEO (Gene Expression Omnibus)</w:t>
      </w:r>
      <w:r>
        <w:rPr>
          <w:rFonts w:cs="Times New Roman"/>
          <w:szCs w:val="21"/>
        </w:rPr>
        <w:t>和</w:t>
      </w:r>
      <w:r>
        <w:rPr>
          <w:rFonts w:cs="Times New Roman"/>
          <w:szCs w:val="21"/>
        </w:rPr>
        <w:t xml:space="preserve">EMBL-EBI </w:t>
      </w:r>
      <w:proofErr w:type="spellStart"/>
      <w:r>
        <w:rPr>
          <w:rFonts w:cs="Times New Roman"/>
          <w:szCs w:val="21"/>
        </w:rPr>
        <w:t>ArrayExpress</w:t>
      </w:r>
      <w:proofErr w:type="spellEnd"/>
      <w:r>
        <w:rPr>
          <w:rFonts w:cs="Times New Roman"/>
          <w:szCs w:val="21"/>
        </w:rPr>
        <w:t xml:space="preserve"> (http://www.ebi.ac.uk/arrayexpress/)</w:t>
      </w:r>
      <w:r>
        <w:rPr>
          <w:rFonts w:cs="Times New Roman"/>
          <w:szCs w:val="21"/>
        </w:rPr>
        <w:t>数据库</w:t>
      </w:r>
      <w:r>
        <w:rPr>
          <w:rFonts w:cs="Times New Roman"/>
          <w:szCs w:val="21"/>
        </w:rPr>
        <w:t xml:space="preserve"> </w:t>
      </w:r>
      <w:r>
        <w:rPr>
          <w:rFonts w:cs="Times New Roman"/>
          <w:szCs w:val="21"/>
        </w:rPr>
        <w:fldChar w:fldCharType="begin" w:fldLock="1"/>
      </w:r>
      <w:r>
        <w:rPr>
          <w:rFonts w:cs="Times New Roman"/>
          <w:szCs w:val="21"/>
        </w:rPr>
        <w:instrText>ADDIN CSL_CITATION { "citationItems" : [ { "id" : "ITEM-1", "itemData" : { "DOI" : "10.1093/nar/gku1057", "ISSN" : "1362-4962", "PMID" : "25361974", "abstract" : "The ArrayExpress Archive of Functional Genomics Data (http://www.ebi.ac.uk/arrayexpress) is an international functional genomics database at the European Bioinformatics Institute (EMBL-EBI) recommended by most journals as a repository for data supporting peer-reviewed publications. It contains data from over 7000 public sequencing and 42,000 array-based studies comprising over 1.5 million assays in total. The proportion of sequencing-based submissions has grown significantly over the last few years and has doubled in the last 18 months, whilst the rate of microarray submissions is growing slightly. All data in ArrayExpress are available in the MAGE-TAB format, which allows robust linking to data analysis and visualization tools and standardized analysis. The main development over the last two years has been the release of a new data submission tool Annotare, which has reduced the average submission time almost 3-fold. In the near future, Annotare will become the only submission route into ArrayExpress, alongside MAGE-TAB format-based pipelines. ArrayExpress is a stable and highly accessed resource. Our future tasks include automation of data flows and further integration with other EMBL-EBI resources for the representation of multi-omics data.", "author" : [ { "dropping-particle" : "", "family" : "Kolesnikov", "given" : "Nikolay", "non-dropping-particle" : "", "parse-names" : false, "suffix" : "" }, { "dropping-particle" : "", "family" : "Hastings", "given" : "Emma", "non-dropping-particle" : "", "parse-names" : false, "suffix" : "" }, { "dropping-particle" : "", "family" : "Keays", "given" : "Maria", "non-dropping-particle" : "", "parse-names" : false, "suffix" : "" }, { "dropping-particle" : "", "family" : "Melnichuk", "given" : "Olga", "non-dropping-particle" : "", "parse-names" : false, "suffix" : "" }, { "dropping-particle" : "", "family" : "Tang", "given" : "Y Amy", "non-dropping-particle" : "", "parse-names" : false, "suffix" : "" }, { "dropping-particle" : "", "family" : "Williams", "given" : "Eleanor", "non-dropping-particle" : "", "parse-names" : false, "suffix" : "" }, { "dropping-particle" : "", "family" : "Dylag", "given" : "Miroslaw", "non-dropping-particle" : "", "parse-names" : false, "suffix" : "" }, { "dropping-particle" : "", "family" : "Kurbatova", "given" : "Natalja", "non-dropping-particle" : "", "parse-names" : false, "suffix" : "" }, { "dropping-particle" : "", "family" : "Brandizi", "given" : "Marco", "non-dropping-particle" : "", "parse-names" : false, "suffix" : "" }, { "dropping-particle" : "", "family" : "Burdett", "given" : "Tony", "non-dropping-particle" : "", "parse-names" : false, "suffix" : "" }, { "dropping-particle" : "", "family" : "Megy", "given" : "Karyn", "non-dropping-particle" : "", "parse-names" : false, "suffix" : "" }, { "dropping-particle" : "", "family" : "Pilicheva", "given" : "Ekaterina", "non-dropping-particle" : "", "parse-names" : false, "suffix" : "" }, { "dropping-particle" : "", "family" : "Rustici", "given" : "Gabriella", "non-dropping-particle" : "", "parse-names" : false, "suffix" : "" }, { "dropping-particle" : "", "family" : "Tikhonov", "given" : "Andrew", "non-dropping-particle" : "", "parse-names" : false, "suffix" : "" }, { "dropping-particle" : "", "family" : "Parkinson", "given" : "Helen", "non-dropping-particle" : "", "parse-names" : false, "suffix" : "" }, { "dropping-particle" : "", "family" : "Petryszak", "given" : "Robert", "non-dropping-particle" : "", "parse-names" : false, "suffix" : "" }, { "dropping-particle" : "", "family" : "Sarkans", "given" : "Ugis", "non-dropping-particle" : "", "parse-names" : false, "suffix" : "" }, { "dropping-particle" : "", "family" : "Brazma", "given" : "Alvis", "non-dropping-particle" : "", "parse-names" : false, "suffix" : "" } ], "container-title" : "Nucleic acids research", "id" : "ITEM-1", "issue" : "Database issue", "issued" : { "date-parts" : [ [ "2015" ] ] }, "page" : "D1113-6", "title" : "ArrayExpress update--simplifying data submissions.", "type" : "article-journal", "volume" : "43" }, "uris" : [ "http://www.mendeley.com/documents/?uuid=6b5d36e2-4973-44ef-bc9d-99f87379758e" ] } ], "mendeley" : { "formattedCitation" : "(Kolesnikov et al., 2015)", "manualFormatting" : "(Barrett et al., 2009\uff1b Kolesnikov et al., 2015)", "plainTextFormattedCitation" : "(Kolesnikov et al., 2015)", "previouslyFormattedCitation" : "(Kolesnikov et al., 2015)" }, "properties" : { "noteIndex" : 0 }, "schema" : "https://github.com/citation-style-language/schema/raw/master/csl-citation.json" }</w:instrText>
      </w:r>
      <w:r>
        <w:rPr>
          <w:rFonts w:cs="Times New Roman"/>
          <w:szCs w:val="21"/>
        </w:rPr>
        <w:fldChar w:fldCharType="separate"/>
      </w:r>
      <w:r>
        <w:rPr>
          <w:rFonts w:cs="Times New Roman"/>
          <w:szCs w:val="21"/>
        </w:rPr>
        <w:t>(Barrett et al., 2009</w:t>
      </w:r>
      <w:r>
        <w:rPr>
          <w:rFonts w:cs="Times New Roman"/>
          <w:szCs w:val="21"/>
        </w:rPr>
        <w:t>；</w:t>
      </w:r>
      <w:r>
        <w:rPr>
          <w:rFonts w:cs="Times New Roman"/>
          <w:szCs w:val="21"/>
        </w:rPr>
        <w:t xml:space="preserve"> Kolesnikov et al., 2015)</w:t>
      </w:r>
      <w:r>
        <w:rPr>
          <w:rFonts w:cs="Times New Roman"/>
          <w:szCs w:val="21"/>
        </w:rPr>
        <w:fldChar w:fldCharType="end"/>
      </w:r>
      <w:r>
        <w:rPr>
          <w:rFonts w:cs="Times New Roman"/>
          <w:szCs w:val="21"/>
        </w:rPr>
        <w:t>，其中水稻花粉</w:t>
      </w:r>
      <w:proofErr w:type="gramStart"/>
      <w:r>
        <w:rPr>
          <w:rFonts w:cs="Times New Roman"/>
          <w:szCs w:val="21"/>
        </w:rPr>
        <w:t>转录组</w:t>
      </w:r>
      <w:proofErr w:type="gramEnd"/>
      <w:r>
        <w:rPr>
          <w:rFonts w:cs="Times New Roman"/>
          <w:szCs w:val="21"/>
        </w:rPr>
        <w:t>数据包括</w:t>
      </w:r>
      <w:r>
        <w:rPr>
          <w:rFonts w:cs="Times New Roman"/>
          <w:szCs w:val="21"/>
        </w:rPr>
        <w:t>4</w:t>
      </w:r>
      <w:r>
        <w:rPr>
          <w:rFonts w:cs="Times New Roman"/>
          <w:szCs w:val="21"/>
        </w:rPr>
        <w:t>组芯片数据，</w:t>
      </w:r>
      <w:r>
        <w:rPr>
          <w:rFonts w:cs="Times New Roman"/>
          <w:szCs w:val="21"/>
        </w:rPr>
        <w:t>GEO</w:t>
      </w:r>
      <w:r>
        <w:rPr>
          <w:rFonts w:cs="Times New Roman"/>
          <w:szCs w:val="21"/>
        </w:rPr>
        <w:t>编号如下：</w:t>
      </w:r>
      <w:bookmarkStart w:id="22" w:name="OLE_LINK84"/>
      <w:r>
        <w:rPr>
          <w:rFonts w:cs="Times New Roman"/>
          <w:szCs w:val="21"/>
        </w:rPr>
        <w:t>GSM433634</w:t>
      </w:r>
      <w:bookmarkEnd w:id="22"/>
      <w:r>
        <w:rPr>
          <w:rFonts w:cs="Times New Roman"/>
          <w:szCs w:val="21"/>
        </w:rPr>
        <w:t>、</w:t>
      </w:r>
      <w:r>
        <w:rPr>
          <w:rFonts w:cs="Times New Roman"/>
          <w:szCs w:val="21"/>
        </w:rPr>
        <w:t xml:space="preserve"> GSM433635</w:t>
      </w:r>
      <w:r>
        <w:rPr>
          <w:rFonts w:cs="Times New Roman"/>
          <w:szCs w:val="21"/>
        </w:rPr>
        <w:t>、</w:t>
      </w:r>
      <w:r>
        <w:rPr>
          <w:rFonts w:cs="Times New Roman"/>
          <w:szCs w:val="21"/>
        </w:rPr>
        <w:t>GSM433636</w:t>
      </w:r>
      <w:r>
        <w:rPr>
          <w:rFonts w:cs="Times New Roman"/>
          <w:szCs w:val="21"/>
        </w:rPr>
        <w:t>和</w:t>
      </w:r>
      <w:r>
        <w:rPr>
          <w:rFonts w:cs="Times New Roman"/>
          <w:szCs w:val="21"/>
        </w:rPr>
        <w:t>GSM433637</w:t>
      </w:r>
      <w:r>
        <w:rPr>
          <w:rFonts w:cs="Times New Roman"/>
          <w:szCs w:val="21"/>
        </w:rPr>
        <w:t>；水稻种子则包括</w:t>
      </w:r>
      <w:r>
        <w:rPr>
          <w:rFonts w:cs="Times New Roman"/>
          <w:szCs w:val="21"/>
        </w:rPr>
        <w:t>3</w:t>
      </w:r>
      <w:r>
        <w:rPr>
          <w:rFonts w:cs="Times New Roman"/>
          <w:szCs w:val="21"/>
        </w:rPr>
        <w:t>组数据，来自</w:t>
      </w:r>
      <w:proofErr w:type="spellStart"/>
      <w:r>
        <w:rPr>
          <w:rFonts w:cs="Times New Roman"/>
          <w:szCs w:val="21"/>
        </w:rPr>
        <w:t>ArrayExpress</w:t>
      </w:r>
      <w:proofErr w:type="spellEnd"/>
      <w:r>
        <w:rPr>
          <w:rFonts w:cs="Times New Roman"/>
          <w:szCs w:val="21"/>
        </w:rPr>
        <w:t>数据集，编号</w:t>
      </w:r>
      <w:r>
        <w:rPr>
          <w:rFonts w:cs="Times New Roman"/>
          <w:szCs w:val="21"/>
        </w:rPr>
        <w:t>E-MEXP-1766</w:t>
      </w:r>
      <w:r>
        <w:rPr>
          <w:rFonts w:cs="Times New Roman"/>
          <w:szCs w:val="21"/>
        </w:rPr>
        <w:t>。所有芯片数据均来自</w:t>
      </w:r>
      <w:proofErr w:type="spellStart"/>
      <w:r>
        <w:rPr>
          <w:rFonts w:cs="Times New Roman"/>
          <w:szCs w:val="21"/>
        </w:rPr>
        <w:t>Affymetrix</w:t>
      </w:r>
      <w:proofErr w:type="spellEnd"/>
      <w:r>
        <w:rPr>
          <w:rFonts w:cs="Times New Roman"/>
          <w:szCs w:val="21"/>
        </w:rPr>
        <w:t>芯片平台。</w:t>
      </w:r>
    </w:p>
    <w:p w14:paraId="30932029" w14:textId="77777777" w:rsidR="00CE401D" w:rsidRDefault="009E25EB">
      <w:pPr>
        <w:pStyle w:val="ab"/>
        <w:ind w:firstLineChars="200" w:firstLine="420"/>
        <w:rPr>
          <w:rFonts w:cs="Times New Roman"/>
          <w:szCs w:val="21"/>
        </w:rPr>
      </w:pPr>
      <w:r>
        <w:rPr>
          <w:rFonts w:cs="Times New Roman"/>
          <w:szCs w:val="21"/>
        </w:rPr>
        <w:t>水稻不同组织</w:t>
      </w:r>
      <w:r>
        <w:rPr>
          <w:rFonts w:cs="Times New Roman"/>
          <w:szCs w:val="21"/>
        </w:rPr>
        <w:t>/</w:t>
      </w:r>
      <w:r>
        <w:rPr>
          <w:rFonts w:cs="Times New Roman"/>
          <w:szCs w:val="21"/>
        </w:rPr>
        <w:t>时期的芯片表达数据获取自</w:t>
      </w:r>
      <w:r>
        <w:rPr>
          <w:rFonts w:cs="Times New Roman"/>
          <w:szCs w:val="21"/>
        </w:rPr>
        <w:t>Rice Oligonucleotide Array Database (ROAD)</w:t>
      </w:r>
      <w:r>
        <w:rPr>
          <w:rFonts w:cs="Times New Roman"/>
          <w:szCs w:val="21"/>
        </w:rPr>
        <w:t>数据库</w:t>
      </w:r>
      <w:r>
        <w:rPr>
          <w:rFonts w:cs="Times New Roman"/>
          <w:szCs w:val="21"/>
        </w:rPr>
        <w:t>(</w:t>
      </w:r>
      <w:hyperlink r:id="rId17" w:history="1">
        <w:r>
          <w:rPr>
            <w:rStyle w:val="a9"/>
            <w:rFonts w:cs="Times New Roman"/>
            <w:szCs w:val="21"/>
          </w:rPr>
          <w:t>http://www.ricearray.org/</w:t>
        </w:r>
      </w:hyperlink>
      <w:r>
        <w:rPr>
          <w:rFonts w:cs="Times New Roman"/>
          <w:szCs w:val="21"/>
        </w:rPr>
        <w:t xml:space="preserve">) </w:t>
      </w:r>
      <w:r>
        <w:rPr>
          <w:rFonts w:cs="Times New Roman"/>
          <w:szCs w:val="21"/>
        </w:rPr>
        <w:fldChar w:fldCharType="begin" w:fldLock="1"/>
      </w:r>
      <w:r>
        <w:rPr>
          <w:rFonts w:cs="Times New Roman"/>
          <w:szCs w:val="21"/>
        </w:rPr>
        <w:instrText>ADDIN CSL_CITATION { "citationItems" : [ { "id" : "ITEM-1", "itemData" : { "ISSN" : "1939-8425", "author" : [ { "dropping-particle" : "", "family" : "Cao", "given" : "Peijian", "non-dropping-particle" : "", "parse-names" : false, "suffix" : "" }, { "dropping-particle" : "", "family" : "Jung", "given" : "Ki-Hong", "non-dropping-particle" : "", "parse-names" : false, "suffix" : "" }, { "dropping-particle" : "", "family" : "Choi", "given" : "Daeseok", "non-dropping-particle" : "", "parse-names" : false, "suffix" : "" }, { "dropping-particle" : "", "family" : "Hwang", "given" : "Daehee", "non-dropping-particle" : "", "parse-names" : false, "suffix" : "" }, { "dropping-particle" : "", "family" : "Zhu", "given" : "Jun", "non-dropping-particle" : "", "parse-names" : false, "suffix" : "" }, { "dropping-particle" : "", "family" : "Ronald", "given" : "Pamela C", "non-dropping-particle" : "", "parse-names" : false, "suffix" : "" } ], "container-title" : "Rice", "id" : "ITEM-1", "issue" : "1", "issued" : { "date-parts" : [ [ "2012" ] ] }, "page" : "1-9", "publisher" : "Springer", "title" : "The rice oligonucleotide array database: an atlas of rice gene expression", "type" : "article-journal", "volume" : "5" }, "uris" : [ "http://www.mendeley.com/documents/?uuid=493fd65b-6042-404d-b997-e06587d04d47" ] } ], "mendeley" : { "formattedCitation" : "(Cao et al., 2012)", "plainTextFormattedCitation" : "(Cao et al., 2012)", "previouslyFormattedCitation" : "(Cao et al., 2012)" }, "properties" : { "noteIndex" : 0 }, "schema" : "https://github.com/citation-style-language/schema/raw/master/csl-citation.json" }</w:instrText>
      </w:r>
      <w:r>
        <w:rPr>
          <w:rFonts w:cs="Times New Roman"/>
          <w:szCs w:val="21"/>
        </w:rPr>
        <w:fldChar w:fldCharType="separate"/>
      </w:r>
      <w:r>
        <w:rPr>
          <w:rFonts w:cs="Times New Roman"/>
          <w:szCs w:val="21"/>
        </w:rPr>
        <w:t>(Cao et al., 2012)</w:t>
      </w:r>
      <w:r>
        <w:rPr>
          <w:rFonts w:cs="Times New Roman"/>
          <w:szCs w:val="21"/>
        </w:rPr>
        <w:fldChar w:fldCharType="end"/>
      </w:r>
      <w:r>
        <w:rPr>
          <w:rFonts w:cs="Times New Roman"/>
          <w:szCs w:val="21"/>
        </w:rPr>
        <w:t>。水稻中共选取了</w:t>
      </w:r>
      <w:r>
        <w:rPr>
          <w:rFonts w:cs="Times New Roman"/>
          <w:szCs w:val="21"/>
        </w:rPr>
        <w:t>12</w:t>
      </w:r>
      <w:r>
        <w:rPr>
          <w:rFonts w:cs="Times New Roman"/>
          <w:szCs w:val="21"/>
        </w:rPr>
        <w:t>组不同时期和组织的表达数据，包括四组花粉发育时期：单核花粉期（</w:t>
      </w:r>
      <w:proofErr w:type="spellStart"/>
      <w:r>
        <w:rPr>
          <w:rFonts w:cs="Times New Roman"/>
          <w:szCs w:val="21"/>
        </w:rPr>
        <w:t>uni</w:t>
      </w:r>
      <w:proofErr w:type="spellEnd"/>
      <w:r>
        <w:rPr>
          <w:rFonts w:cs="Times New Roman"/>
          <w:szCs w:val="21"/>
        </w:rPr>
        <w:t>-nucleated pollen</w:t>
      </w:r>
      <w:r>
        <w:rPr>
          <w:rFonts w:cs="Times New Roman"/>
          <w:szCs w:val="21"/>
        </w:rPr>
        <w:t>）、双核花粉期（</w:t>
      </w:r>
      <w:r>
        <w:rPr>
          <w:rFonts w:cs="Times New Roman"/>
          <w:szCs w:val="21"/>
        </w:rPr>
        <w:t>bi-cellular pollen</w:t>
      </w:r>
      <w:r>
        <w:rPr>
          <w:rFonts w:cs="Times New Roman"/>
          <w:szCs w:val="21"/>
        </w:rPr>
        <w:t>）、</w:t>
      </w:r>
      <w:proofErr w:type="gramStart"/>
      <w:r>
        <w:rPr>
          <w:rFonts w:cs="Times New Roman"/>
          <w:szCs w:val="21"/>
        </w:rPr>
        <w:t>三核花粉</w:t>
      </w:r>
      <w:proofErr w:type="gramEnd"/>
      <w:r>
        <w:rPr>
          <w:rFonts w:cs="Times New Roman"/>
          <w:szCs w:val="21"/>
        </w:rPr>
        <w:t>期（</w:t>
      </w:r>
      <w:r>
        <w:rPr>
          <w:rFonts w:cs="Times New Roman"/>
          <w:szCs w:val="21"/>
        </w:rPr>
        <w:t>tri-cellular pollen</w:t>
      </w:r>
      <w:r>
        <w:rPr>
          <w:rFonts w:cs="Times New Roman"/>
          <w:szCs w:val="21"/>
        </w:rPr>
        <w:t>）和成熟花粉期（</w:t>
      </w:r>
      <w:r>
        <w:rPr>
          <w:rFonts w:cs="Times New Roman"/>
          <w:szCs w:val="21"/>
        </w:rPr>
        <w:t>mature pollen</w:t>
      </w:r>
      <w:r>
        <w:rPr>
          <w:rFonts w:cs="Times New Roman"/>
          <w:szCs w:val="21"/>
        </w:rPr>
        <w:t>），以及花药（</w:t>
      </w:r>
      <w:r>
        <w:rPr>
          <w:rFonts w:cs="Times New Roman"/>
          <w:szCs w:val="21"/>
        </w:rPr>
        <w:t>Anther</w:t>
      </w:r>
      <w:r>
        <w:rPr>
          <w:rFonts w:cs="Times New Roman"/>
          <w:szCs w:val="21"/>
        </w:rPr>
        <w:t>）、子房（</w:t>
      </w:r>
      <w:r>
        <w:rPr>
          <w:rFonts w:cs="Times New Roman"/>
          <w:szCs w:val="21"/>
        </w:rPr>
        <w:t>Ovary</w:t>
      </w:r>
      <w:r>
        <w:rPr>
          <w:rFonts w:cs="Times New Roman"/>
          <w:szCs w:val="21"/>
        </w:rPr>
        <w:t>）、子房和</w:t>
      </w:r>
      <w:proofErr w:type="gramStart"/>
      <w:r>
        <w:rPr>
          <w:rFonts w:cs="Times New Roman"/>
          <w:szCs w:val="21"/>
        </w:rPr>
        <w:t>胚（</w:t>
      </w:r>
      <w:proofErr w:type="gramEnd"/>
      <w:r>
        <w:rPr>
          <w:rFonts w:cs="Times New Roman"/>
          <w:szCs w:val="21"/>
        </w:rPr>
        <w:t>embryo and ovary</w:t>
      </w:r>
      <w:r>
        <w:rPr>
          <w:rFonts w:cs="Times New Roman"/>
          <w:szCs w:val="21"/>
        </w:rPr>
        <w:t>）、萌发种子（</w:t>
      </w:r>
      <w:r>
        <w:rPr>
          <w:rFonts w:cs="Times New Roman"/>
          <w:szCs w:val="21"/>
        </w:rPr>
        <w:t>Seeding</w:t>
      </w:r>
      <w:r>
        <w:rPr>
          <w:rFonts w:cs="Times New Roman"/>
          <w:szCs w:val="21"/>
        </w:rPr>
        <w:t>）、愈伤组织（</w:t>
      </w:r>
      <w:r>
        <w:rPr>
          <w:rFonts w:cs="Times New Roman"/>
          <w:szCs w:val="21"/>
        </w:rPr>
        <w:t>Callus</w:t>
      </w:r>
      <w:r>
        <w:rPr>
          <w:rFonts w:cs="Times New Roman"/>
          <w:szCs w:val="21"/>
        </w:rPr>
        <w:t>）、根（</w:t>
      </w:r>
      <w:r>
        <w:rPr>
          <w:rFonts w:cs="Times New Roman"/>
          <w:szCs w:val="21"/>
        </w:rPr>
        <w:t>Root</w:t>
      </w:r>
      <w:r>
        <w:rPr>
          <w:rFonts w:cs="Times New Roman"/>
          <w:szCs w:val="21"/>
        </w:rPr>
        <w:t>）、苗（</w:t>
      </w:r>
      <w:r>
        <w:rPr>
          <w:rFonts w:cs="Times New Roman"/>
          <w:szCs w:val="21"/>
        </w:rPr>
        <w:t>Shoot</w:t>
      </w:r>
      <w:r>
        <w:rPr>
          <w:rFonts w:cs="Times New Roman"/>
          <w:szCs w:val="21"/>
        </w:rPr>
        <w:t>）和叶片（</w:t>
      </w:r>
      <w:r>
        <w:rPr>
          <w:rFonts w:cs="Times New Roman"/>
          <w:szCs w:val="21"/>
        </w:rPr>
        <w:t>Leaf</w:t>
      </w:r>
      <w:r>
        <w:rPr>
          <w:rFonts w:cs="Times New Roman"/>
          <w:szCs w:val="21"/>
        </w:rPr>
        <w:t>）。</w:t>
      </w:r>
    </w:p>
    <w:p w14:paraId="17459F90" w14:textId="77777777" w:rsidR="00CE401D" w:rsidRDefault="00CE401D">
      <w:pPr>
        <w:spacing w:line="300" w:lineRule="auto"/>
        <w:rPr>
          <w:rFonts w:cs="Times New Roman"/>
          <w:szCs w:val="21"/>
        </w:rPr>
      </w:pPr>
    </w:p>
    <w:p w14:paraId="6507028B" w14:textId="77777777" w:rsidR="00CE401D" w:rsidRDefault="009E25EB">
      <w:pPr>
        <w:spacing w:line="300" w:lineRule="auto"/>
        <w:rPr>
          <w:rFonts w:cs="Times New Roman"/>
          <w:b/>
          <w:szCs w:val="21"/>
        </w:rPr>
      </w:pPr>
      <w:r>
        <w:rPr>
          <w:rFonts w:cs="Times New Roman"/>
          <w:b/>
          <w:szCs w:val="21"/>
        </w:rPr>
        <w:t>1.2</w:t>
      </w:r>
      <w:bookmarkStart w:id="23" w:name="_Toc439439006"/>
      <w:r>
        <w:rPr>
          <w:rFonts w:cs="Times New Roman"/>
          <w:b/>
          <w:szCs w:val="21"/>
        </w:rPr>
        <w:t>花粉过敏原的预测</w:t>
      </w:r>
      <w:bookmarkEnd w:id="23"/>
    </w:p>
    <w:p w14:paraId="58F98748" w14:textId="77777777" w:rsidR="00CE401D" w:rsidRDefault="009E25EB">
      <w:pPr>
        <w:pStyle w:val="ab"/>
        <w:ind w:firstLineChars="200" w:firstLine="420"/>
        <w:rPr>
          <w:rFonts w:cs="Times New Roman"/>
          <w:szCs w:val="21"/>
        </w:rPr>
      </w:pPr>
      <w:r>
        <w:rPr>
          <w:rFonts w:cs="Times New Roman"/>
          <w:szCs w:val="21"/>
        </w:rPr>
        <w:t>为了保证花粉过敏原预测的准确性，我们在</w:t>
      </w:r>
      <w:r>
        <w:rPr>
          <w:rFonts w:cs="Times New Roman"/>
          <w:szCs w:val="21"/>
        </w:rPr>
        <w:t>Wang</w:t>
      </w:r>
      <w:r>
        <w:rPr>
          <w:rFonts w:cs="Times New Roman"/>
          <w:szCs w:val="21"/>
        </w:rPr>
        <w:t>等的过敏原的对比分析基础上</w:t>
      </w:r>
      <w:r>
        <w:rPr>
          <w:rFonts w:cs="Times New Roman"/>
          <w:szCs w:val="21"/>
        </w:rPr>
        <w:fldChar w:fldCharType="begin" w:fldLock="1"/>
      </w:r>
      <w:r>
        <w:rPr>
          <w:rFonts w:cs="Times New Roman"/>
          <w:szCs w:val="21"/>
        </w:rPr>
        <w:instrText>ADDIN CSL_CITATION { "citationItems" : [ { "id" : "ITEM-1", "itemData" : { "DOI" : "10.1186/1752-0509-7-S5-S9", "ISSN" : "1752-0509", "PMID" : "24565053", "abstract" : "BACKGROUND: Assessment of potential allergenicity of protein is necessary whenever transgenic proteins are introduced into the food chain. Bioinformatics approaches in allergen prediction have evolved appreciably in recent years to increase sophistication and performance. However, what are the critical features for protein's allergenicity have been not fully investigated yet.\n\nRESULTS: We presented a more comprehensive model in 128 features space for allergenic proteins prediction by integrating various properties of proteins, such as biochemical and physicochemical properties, sequential features and subcellular locations. The overall accuracy in the cross-validation reached 93.42% to 100% with our new method. Maximum Relevance Minimum Redundancy (mRMR) method and Incremental Feature Selection (IFS) procedure were applied to obtain which features are essential for allergenicity. Results of the performance comparisons showed the superior of our method to the existing methods used widely. More importantly, it was observed that the features of subcellular locations and amino acid composition played major roles in determining the allergenicity of proteins, particularly extracellular/cell surface and vacuole of the subcellular locations for wheat and soybean. To facilitate the allergen prediction, we implemented our computational method in a web application, which can be available at http://gmobl.sjtu.edu.cn/PREAL/index.php.\n\nCONCLUSIONS: Our new approach could improve the accuracy of allergen prediction. And the findings may provide novel insights for the mechanism of allergies.", "author" : [ { "dropping-particle" : "", "family" : "Wang", "given" : "Jing", "non-dropping-particle" : "", "parse-names" : false, "suffix" : "" }, { "dropping-particle" : "", "family" : "Zhang", "given" : "Dabing", "non-dropping-particle" : "", "parse-names" : false, "suffix" : "" }, { "dropping-particle" : "", "family" : "Li", "given" : "Jing", "non-dropping-particle" : "", "parse-names" : false, "suffix" : "" } ], "container-title" : "BMC systems biology", "id" : "ITEM-1", "issue" : "Suppl 5", "issued" : { "date-parts" : [ [ "2013", "1" ] ] }, "page" : "S9", "publisher" : "BioMed Central Ltd", "title" : "PREAL: prediction of allergenic protein by maximum Relevance Minimum Redundancy (mRMR) feature selection.", "type" : "article-journal", "volume" : "7 Suppl 5" }, "uris" : [ "http://www.mendeley.com/documents/?uuid=0373215e-8890-4c83-9466-bb9f8660f34a" ] } ], "mendeley" : { "formattedCitation" : "(Wang et al., 2013)", "plainTextFormattedCitation" : "(Wang et al., 2013)", "previouslyFormattedCitation" : "(Wang et al., 2013)" }, "properties" : { "noteIndex" : 0 }, "schema" : "https://github.com/citation-style-language/schema/raw/master/csl-citation.json" }</w:instrText>
      </w:r>
      <w:r>
        <w:rPr>
          <w:rFonts w:cs="Times New Roman"/>
          <w:szCs w:val="21"/>
        </w:rPr>
        <w:fldChar w:fldCharType="separate"/>
      </w:r>
      <w:r>
        <w:rPr>
          <w:rFonts w:cs="Times New Roman"/>
          <w:szCs w:val="21"/>
        </w:rPr>
        <w:t>(Wang et al., 2013)</w:t>
      </w:r>
      <w:r>
        <w:rPr>
          <w:rFonts w:cs="Times New Roman"/>
          <w:szCs w:val="21"/>
        </w:rPr>
        <w:fldChar w:fldCharType="end"/>
      </w:r>
      <w:r>
        <w:rPr>
          <w:rFonts w:cs="Times New Roman"/>
          <w:szCs w:val="21"/>
        </w:rPr>
        <w:t>，同时应用基于序列的分析方法和最大相关最小冗余的特征选择方法预测过敏原，被两种方法均预测为过敏原的蛋白进入到后续分析流程。如前所述，基于序列的预测方法由</w:t>
      </w:r>
      <w:bookmarkStart w:id="24" w:name="OLE_LINK39"/>
      <w:bookmarkStart w:id="25" w:name="OLE_LINK40"/>
      <w:r>
        <w:rPr>
          <w:rFonts w:cs="Times New Roman"/>
          <w:szCs w:val="21"/>
        </w:rPr>
        <w:t>FAO/WHO</w:t>
      </w:r>
      <w:bookmarkEnd w:id="24"/>
      <w:bookmarkEnd w:id="25"/>
      <w:r>
        <w:rPr>
          <w:rFonts w:cs="Times New Roman"/>
          <w:szCs w:val="21"/>
        </w:rPr>
        <w:t>提出</w:t>
      </w:r>
      <w:r>
        <w:rPr>
          <w:rFonts w:cs="Times New Roman"/>
          <w:szCs w:val="21"/>
        </w:rPr>
        <w:fldChar w:fldCharType="begin" w:fldLock="1"/>
      </w:r>
      <w:r>
        <w:rPr>
          <w:rFonts w:cs="Times New Roman"/>
          <w:szCs w:val="21"/>
        </w:rPr>
        <w:instrText>ADDIN CSL_CITATION { "citationItems" : [ { "id" : "ITEM-1", "itemData" : { "author" : [ { "dropping-particle" : "", "family" : "FAO/WHO", "given" : "", "non-dropping-particle" : "", "parse-names" : false, "suffix" : "" } ], "id" : "ITEM-1", "issued" : { "date-parts" : [ [ "2003" ] ] }, "title" : "Report of a Joint FAO/WHO Expert Consultation on Allergenicity of Foods Derived from Bio-technology Rome", "type" : "report" }, "uris" : [ "http://www.mendeley.com/documents/?uuid=f4e8eaf5-646a-4b02-a412-ac5151d2afa3" ] } ], "mendeley" : { "formattedCitation" : "(FAO/WHO, 2003)", "plainTextFormattedCitation" : "(FAO/WHO, 2003)", "previouslyFormattedCitation" : "(FAO/WHO, 2003)" }, "properties" : { "noteIndex" : 0 }, "schema" : "https://github.com/citation-style-language/schema/raw/master/csl-citation.json" }</w:instrText>
      </w:r>
      <w:r>
        <w:rPr>
          <w:rFonts w:cs="Times New Roman"/>
          <w:szCs w:val="21"/>
        </w:rPr>
        <w:fldChar w:fldCharType="separate"/>
      </w:r>
      <w:r>
        <w:rPr>
          <w:rFonts w:cs="Times New Roman"/>
          <w:szCs w:val="21"/>
        </w:rPr>
        <w:t>(FAO/WHO, 2003)</w:t>
      </w:r>
      <w:r>
        <w:rPr>
          <w:rFonts w:cs="Times New Roman"/>
          <w:szCs w:val="21"/>
        </w:rPr>
        <w:fldChar w:fldCharType="end"/>
      </w:r>
      <w:r>
        <w:rPr>
          <w:rFonts w:cs="Times New Roman"/>
          <w:szCs w:val="21"/>
        </w:rPr>
        <w:t>，这一方法</w:t>
      </w:r>
      <w:proofErr w:type="gramStart"/>
      <w:r>
        <w:rPr>
          <w:rFonts w:cs="Times New Roman"/>
          <w:szCs w:val="21"/>
        </w:rPr>
        <w:t>基于被</w:t>
      </w:r>
      <w:proofErr w:type="gramEnd"/>
      <w:r>
        <w:rPr>
          <w:rFonts w:cs="Times New Roman"/>
          <w:szCs w:val="21"/>
        </w:rPr>
        <w:t>预测蛋白与已知蛋白氨基酸序列之间的相似性进行致敏性预测。连续</w:t>
      </w:r>
      <w:r>
        <w:rPr>
          <w:rFonts w:cs="Times New Roman"/>
          <w:szCs w:val="21"/>
        </w:rPr>
        <w:t>8</w:t>
      </w:r>
      <w:r>
        <w:rPr>
          <w:rFonts w:cs="Times New Roman"/>
          <w:szCs w:val="21"/>
        </w:rPr>
        <w:t>个氨基酸与已知过敏原完全匹配则预测为花粉过敏原（</w:t>
      </w:r>
      <w:r>
        <w:rPr>
          <w:rFonts w:cs="Times New Roman"/>
          <w:szCs w:val="21"/>
        </w:rPr>
        <w:t>rule 1</w:t>
      </w:r>
      <w:r>
        <w:rPr>
          <w:rFonts w:cs="Times New Roman"/>
          <w:szCs w:val="21"/>
        </w:rPr>
        <w:t>），通过</w:t>
      </w:r>
      <w:proofErr w:type="spellStart"/>
      <w:r>
        <w:rPr>
          <w:rFonts w:cs="Times New Roman"/>
          <w:szCs w:val="21"/>
        </w:rPr>
        <w:t>proAP</w:t>
      </w:r>
      <w:proofErr w:type="spellEnd"/>
      <w:r>
        <w:rPr>
          <w:rFonts w:cs="Times New Roman"/>
          <w:szCs w:val="21"/>
        </w:rPr>
        <w:t>（</w:t>
      </w:r>
      <w:r>
        <w:rPr>
          <w:rFonts w:cs="Times New Roman"/>
          <w:szCs w:val="21"/>
        </w:rPr>
        <w:t>http://gmobl.sjtu.edu.cn/proAP/main.html</w:t>
      </w:r>
      <w:r>
        <w:rPr>
          <w:rFonts w:cs="Times New Roman"/>
          <w:szCs w:val="21"/>
        </w:rPr>
        <w:t>）上传蛋白质序列文件进行预测。使用</w:t>
      </w:r>
      <w:r>
        <w:rPr>
          <w:rFonts w:cs="Times New Roman"/>
          <w:szCs w:val="21"/>
        </w:rPr>
        <w:t>PREAL</w:t>
      </w:r>
      <w:r>
        <w:rPr>
          <w:rFonts w:cs="Times New Roman"/>
          <w:szCs w:val="21"/>
        </w:rPr>
        <w:t>方法进行最大相关最小冗余的特征选择预测，使用所有过敏原构建预测模型，</w:t>
      </w:r>
      <w:r>
        <w:rPr>
          <w:rFonts w:cs="Times New Roman"/>
          <w:szCs w:val="21"/>
        </w:rPr>
        <w:lastRenderedPageBreak/>
        <w:t>概率阈值为默认参数</w:t>
      </w:r>
      <w:r>
        <w:rPr>
          <w:rFonts w:cs="Times New Roman"/>
          <w:szCs w:val="21"/>
        </w:rPr>
        <w:t>0.5</w:t>
      </w:r>
      <w:r>
        <w:rPr>
          <w:rFonts w:cs="Times New Roman"/>
          <w:szCs w:val="21"/>
        </w:rPr>
        <w:t>，在服务器上使用</w:t>
      </w:r>
      <w:r>
        <w:rPr>
          <w:rFonts w:cs="Times New Roman"/>
          <w:szCs w:val="21"/>
        </w:rPr>
        <w:t>PERL</w:t>
      </w:r>
      <w:r>
        <w:rPr>
          <w:rFonts w:cs="Times New Roman"/>
          <w:szCs w:val="21"/>
        </w:rPr>
        <w:t>脚本进行过敏原预测</w:t>
      </w:r>
      <w:r>
        <w:rPr>
          <w:rFonts w:cs="Times New Roman"/>
          <w:szCs w:val="21"/>
        </w:rPr>
        <w:fldChar w:fldCharType="begin" w:fldLock="1"/>
      </w:r>
      <w:r>
        <w:rPr>
          <w:rFonts w:cs="Times New Roman"/>
          <w:szCs w:val="21"/>
        </w:rPr>
        <w:instrText>ADDIN CSL_CITATION { "citationItems" : [ { "id" : "ITEM-1", "itemData" : { "DOI" : "10.1186/1752-0509-7-S5-S9", "ISSN" : "1752-0509", "PMID" : "24565053", "abstract" : "BACKGROUND: Assessment of potential allergenicity of protein is necessary whenever transgenic proteins are introduced into the food chain. Bioinformatics approaches in allergen prediction have evolved appreciably in recent years to increase sophistication and performance. However, what are the critical features for protein's allergenicity have been not fully investigated yet.\n\nRESULTS: We presented a more comprehensive model in 128 features space for allergenic proteins prediction by integrating various properties of proteins, such as biochemical and physicochemical properties, sequential features and subcellular locations. The overall accuracy in the cross-validation reached 93.42% to 100% with our new method. Maximum Relevance Minimum Redundancy (mRMR) method and Incremental Feature Selection (IFS) procedure were applied to obtain which features are essential for allergenicity. Results of the performance comparisons showed the superior of our method to the existing methods used widely. More importantly, it was observed that the features of subcellular locations and amino acid composition played major roles in determining the allergenicity of proteins, particularly extracellular/cell surface and vacuole of the subcellular locations for wheat and soybean. To facilitate the allergen prediction, we implemented our computational method in a web application, which can be available at http://gmobl.sjtu.edu.cn/PREAL/index.php.\n\nCONCLUSIONS: Our new approach could improve the accuracy of allergen prediction. And the findings may provide novel insights for the mechanism of allergies.", "author" : [ { "dropping-particle" : "", "family" : "Wang", "given" : "Jing", "non-dropping-particle" : "", "parse-names" : false, "suffix" : "" }, { "dropping-particle" : "", "family" : "Zhang", "given" : "Dabing", "non-dropping-particle" : "", "parse-names" : false, "suffix" : "" }, { "dropping-particle" : "", "family" : "Li", "given" : "Jing", "non-dropping-particle" : "", "parse-names" : false, "suffix" : "" } ], "container-title" : "BMC systems biology", "id" : "ITEM-1", "issue" : "Suppl 5", "issued" : { "date-parts" : [ [ "2013", "1" ] ] }, "page" : "S9", "publisher" : "BioMed Central Ltd", "title" : "PREAL: prediction of allergenic protein by maximum Relevance Minimum Redundancy (mRMR) feature selection.", "type" : "article-journal", "volume" : "7 Suppl 5" }, "uris" : [ "http://www.mendeley.com/documents/?uuid=0373215e-8890-4c83-9466-bb9f8660f34a" ] } ], "mendeley" : { "formattedCitation" : "(Wang et al., 2013)", "plainTextFormattedCitation" : "(Wang et al., 2013)", "previouslyFormattedCitation" : "(Wang et al., 2013)" }, "properties" : { "noteIndex" : 0 }, "schema" : "https://github.com/citation-style-language/schema/raw/master/csl-citation.json" }</w:instrText>
      </w:r>
      <w:r>
        <w:rPr>
          <w:rFonts w:cs="Times New Roman"/>
          <w:szCs w:val="21"/>
        </w:rPr>
        <w:fldChar w:fldCharType="separate"/>
      </w:r>
      <w:r>
        <w:rPr>
          <w:rFonts w:cs="Times New Roman"/>
          <w:szCs w:val="21"/>
        </w:rPr>
        <w:t>(Wang et al., 2013)</w:t>
      </w:r>
      <w:r>
        <w:rPr>
          <w:rFonts w:cs="Times New Roman"/>
          <w:szCs w:val="21"/>
        </w:rPr>
        <w:fldChar w:fldCharType="end"/>
      </w:r>
      <w:r>
        <w:rPr>
          <w:rFonts w:cs="Times New Roman"/>
          <w:szCs w:val="21"/>
        </w:rPr>
        <w:t>。</w:t>
      </w:r>
    </w:p>
    <w:p w14:paraId="77C7A780" w14:textId="77777777" w:rsidR="00CE401D" w:rsidRDefault="00CE401D">
      <w:pPr>
        <w:spacing w:line="300" w:lineRule="auto"/>
        <w:rPr>
          <w:rFonts w:cs="Times New Roman"/>
          <w:szCs w:val="21"/>
        </w:rPr>
      </w:pPr>
    </w:p>
    <w:p w14:paraId="4171CB3E" w14:textId="77777777" w:rsidR="00CE401D" w:rsidRDefault="009E25EB">
      <w:pPr>
        <w:spacing w:line="300" w:lineRule="auto"/>
        <w:rPr>
          <w:rFonts w:cs="Times New Roman"/>
          <w:b/>
          <w:szCs w:val="21"/>
        </w:rPr>
      </w:pPr>
      <w:r>
        <w:rPr>
          <w:rFonts w:cs="Times New Roman"/>
          <w:b/>
          <w:szCs w:val="21"/>
        </w:rPr>
        <w:t xml:space="preserve">1.3 </w:t>
      </w:r>
      <w:bookmarkStart w:id="26" w:name="OLE_LINK87"/>
      <w:bookmarkStart w:id="27" w:name="OLE_LINK88"/>
      <w:r>
        <w:rPr>
          <w:rFonts w:cs="Times New Roman"/>
          <w:b/>
          <w:szCs w:val="21"/>
        </w:rPr>
        <w:t>花粉和种子表达基因筛选</w:t>
      </w:r>
      <w:bookmarkEnd w:id="26"/>
      <w:bookmarkEnd w:id="27"/>
    </w:p>
    <w:p w14:paraId="458ED92C" w14:textId="77777777" w:rsidR="00CE401D" w:rsidRDefault="009E25EB">
      <w:pPr>
        <w:pStyle w:val="ab"/>
        <w:ind w:firstLineChars="200" w:firstLine="420"/>
        <w:rPr>
          <w:rFonts w:cs="Times New Roman"/>
          <w:szCs w:val="21"/>
        </w:rPr>
      </w:pPr>
      <w:r>
        <w:rPr>
          <w:rFonts w:cs="Times New Roman"/>
          <w:szCs w:val="21"/>
        </w:rPr>
        <w:t>我们首先通过</w:t>
      </w:r>
      <w:r>
        <w:rPr>
          <w:rFonts w:cs="Times New Roman"/>
          <w:szCs w:val="21"/>
        </w:rPr>
        <w:t>MAS 5.0</w:t>
      </w:r>
      <w:r>
        <w:rPr>
          <w:rFonts w:cs="Times New Roman"/>
          <w:szCs w:val="21"/>
        </w:rPr>
        <w:t>算法对水稻成熟花粉和种子的芯片表达值进行标准化，并用该算法的</w:t>
      </w:r>
      <w:r>
        <w:rPr>
          <w:rFonts w:cs="Times New Roman"/>
          <w:szCs w:val="21"/>
        </w:rPr>
        <w:t>A/P call</w:t>
      </w:r>
      <w:r>
        <w:rPr>
          <w:rFonts w:cs="Times New Roman"/>
          <w:szCs w:val="21"/>
        </w:rPr>
        <w:t>判断每个探针是否检测到表达信号。筛选出在一半以上实验重复中都检测到信号（</w:t>
      </w:r>
      <w:r>
        <w:rPr>
          <w:rFonts w:cs="Times New Roman"/>
          <w:szCs w:val="21"/>
        </w:rPr>
        <w:t>A/P call</w:t>
      </w:r>
      <w:r>
        <w:rPr>
          <w:rFonts w:cs="Times New Roman"/>
          <w:szCs w:val="21"/>
        </w:rPr>
        <w:t>为</w:t>
      </w:r>
      <w:r>
        <w:rPr>
          <w:rFonts w:cs="Times New Roman"/>
          <w:szCs w:val="21"/>
        </w:rPr>
        <w:t>present</w:t>
      </w:r>
      <w:r>
        <w:rPr>
          <w:rFonts w:cs="Times New Roman"/>
          <w:szCs w:val="21"/>
        </w:rPr>
        <w:t>）的探针作为候选探针。通过水稻</w:t>
      </w:r>
      <w:proofErr w:type="spellStart"/>
      <w:r>
        <w:rPr>
          <w:rFonts w:cs="Times New Roman"/>
          <w:szCs w:val="21"/>
        </w:rPr>
        <w:t>Affymetrix</w:t>
      </w:r>
      <w:proofErr w:type="spellEnd"/>
      <w:r>
        <w:rPr>
          <w:rFonts w:cs="Times New Roman"/>
          <w:szCs w:val="21"/>
        </w:rPr>
        <w:t>平台对应的</w:t>
      </w:r>
      <w:r>
        <w:rPr>
          <w:rFonts w:cs="Times New Roman"/>
          <w:szCs w:val="21"/>
        </w:rPr>
        <w:t>CDF</w:t>
      </w:r>
      <w:r>
        <w:rPr>
          <w:rFonts w:cs="Times New Roman"/>
          <w:szCs w:val="21"/>
        </w:rPr>
        <w:t>文件对芯片探针进行注释，将候选探针对应转换为水稻基因</w:t>
      </w:r>
      <w:r>
        <w:rPr>
          <w:rFonts w:cs="Times New Roman"/>
          <w:szCs w:val="21"/>
        </w:rPr>
        <w:t>ID</w:t>
      </w:r>
      <w:r>
        <w:rPr>
          <w:rFonts w:cs="Times New Roman"/>
          <w:szCs w:val="21"/>
        </w:rPr>
        <w:t>。</w:t>
      </w:r>
    </w:p>
    <w:p w14:paraId="142E4A0C" w14:textId="77777777" w:rsidR="00CE401D" w:rsidRDefault="00CE401D">
      <w:pPr>
        <w:spacing w:line="300" w:lineRule="auto"/>
        <w:ind w:firstLine="420"/>
        <w:rPr>
          <w:rFonts w:cs="Times New Roman"/>
          <w:szCs w:val="21"/>
        </w:rPr>
      </w:pPr>
    </w:p>
    <w:p w14:paraId="4EDB78C3" w14:textId="77777777" w:rsidR="00CE401D" w:rsidRDefault="009E25EB">
      <w:pPr>
        <w:spacing w:line="300" w:lineRule="auto"/>
        <w:rPr>
          <w:rFonts w:cs="Times New Roman"/>
          <w:b/>
          <w:szCs w:val="21"/>
        </w:rPr>
      </w:pPr>
      <w:r>
        <w:rPr>
          <w:rFonts w:cs="Times New Roman"/>
          <w:b/>
          <w:szCs w:val="21"/>
        </w:rPr>
        <w:t>1.4</w:t>
      </w:r>
      <w:bookmarkStart w:id="28" w:name="_Toc439439009"/>
      <w:r>
        <w:rPr>
          <w:rFonts w:cs="Times New Roman"/>
          <w:b/>
          <w:szCs w:val="21"/>
        </w:rPr>
        <w:t xml:space="preserve"> </w:t>
      </w:r>
      <w:r>
        <w:rPr>
          <w:rFonts w:cs="Times New Roman"/>
          <w:b/>
          <w:szCs w:val="21"/>
        </w:rPr>
        <w:t>表达谱分析和聚类</w:t>
      </w:r>
      <w:bookmarkEnd w:id="28"/>
    </w:p>
    <w:p w14:paraId="54B4B8D7" w14:textId="77777777" w:rsidR="00CE401D" w:rsidRDefault="009E25EB">
      <w:pPr>
        <w:pStyle w:val="ab"/>
        <w:ind w:firstLineChars="200" w:firstLine="420"/>
        <w:rPr>
          <w:rFonts w:cs="Times New Roman"/>
          <w:szCs w:val="21"/>
        </w:rPr>
      </w:pPr>
      <w:r>
        <w:rPr>
          <w:rFonts w:cs="Times New Roman"/>
          <w:szCs w:val="21"/>
        </w:rPr>
        <w:t>为了消除不同实验造成的批次效应（</w:t>
      </w:r>
      <w:r>
        <w:rPr>
          <w:rFonts w:cs="Times New Roman"/>
          <w:szCs w:val="21"/>
        </w:rPr>
        <w:t>batch effects</w:t>
      </w:r>
      <w:r>
        <w:rPr>
          <w:rFonts w:cs="Times New Roman"/>
          <w:szCs w:val="21"/>
        </w:rPr>
        <w:t>），我们使用</w:t>
      </w:r>
      <w:proofErr w:type="spellStart"/>
      <w:r>
        <w:rPr>
          <w:rFonts w:cs="Times New Roman"/>
          <w:szCs w:val="21"/>
        </w:rPr>
        <w:t>ComBat</w:t>
      </w:r>
      <w:proofErr w:type="spellEnd"/>
      <w:r>
        <w:rPr>
          <w:rFonts w:cs="Times New Roman"/>
          <w:szCs w:val="21"/>
        </w:rPr>
        <w:t>算法包</w:t>
      </w:r>
      <w:r>
        <w:rPr>
          <w:rFonts w:cs="Times New Roman"/>
          <w:szCs w:val="21"/>
        </w:rPr>
        <w:fldChar w:fldCharType="begin" w:fldLock="1"/>
      </w:r>
      <w:r>
        <w:rPr>
          <w:rFonts w:cs="Times New Roman"/>
          <w:szCs w:val="21"/>
        </w:rPr>
        <w:instrText>ADDIN CSL_CITATION { "citationItems" : [ { "id" : "ITEM-1", "itemData" : { "DOI" : "10.1093/biostatistics/kxj037", "ISSN" : "1465-4644", "PMID" : "16632515", "abstract" : "Non-biological experimental variation or \"batch effects\" are commonly observed across multiple batches of microarray experiments, often rendering the task of combining data from these batches difficult. The ability to combine microarray data sets is advantageous to researchers to increase statistical power to detect biological phenomena from studies where logistical considerations restrict sample size or in studies that require the sequential hybridization of arrays. In general, it is inappropriate to combine data sets without adjusting for batch effects. Methods have been proposed to filter batch effects from data, but these are often complicated and require large batch sizes ( &gt; 25) to implement. Because the majority of microarray studies are conducted using much smaller sample sizes, existing methods are not sufficient. We propose parametric and non-parametric empirical Bayes frameworks for adjusting data for batch effects that is robust to outliers in small sample sizes and performs comparable to existing methods for large samples. We illustrate our methods using two example data sets and show that our methods are justifiable, easy to apply, and useful in practice. Software for our method is freely available at: http://biosun1.harvard.edu/complab/batch/.", "author" : [ { "dropping-particle" : "", "family" : "Johnson", "given" : "W Evan", "non-dropping-particle" : "", "parse-names" : false, "suffix" : "" }, { "dropping-particle" : "", "family" : "Li", "given" : "Cheng", "non-dropping-particle" : "", "parse-names" : false, "suffix" : "" }, { "dropping-particle" : "", "family" : "Rabinovic", "given" : "Ariel", "non-dropping-particle" : "", "parse-names" : false, "suffix" : "" } ], "container-title" : "Biostatistics (Oxford, England)", "id" : "ITEM-1", "issue" : "1", "issued" : { "date-parts" : [ [ "2007", "1" ] ] }, "page" : "118-27", "title" : "Adjusting batch effects in microarray expression data using empirical Bayes methods.", "type" : "article-journal", "volume" : "8" }, "uris" : [ "http://www.mendeley.com/documents/?uuid=4aec9ff5-ed2a-4491-9479-0aa9dd2ff7c8" ] }, { "id" : "ITEM-2", "itemData" : { "DOI" : "10.1371/journal.pone.0017238", "ISBN" : "1932-6203", "ISSN" : "1932-6203", "PMID" : "21386892", "abstract" : "The expression microarray is a frequently used approach to study gene expression on a genome-wide scale. However, the data produced by the thousands of microarray studies published annually are confounded by \"batch effects,\" the systematic error introduced when samples are processed in multiple batches. Although batch effects can be reduced by careful experimental design, they cannot be eliminated unless the whole study is done in a single batch. A number of programs are now available to adjust microarray data for batch effects prior to analysis. We systematically evaluated six of these programs using multiple measures of precision, accuracy and overall performance. ComBat, an Empirical Bayes method, outperformed the other five programs by most metrics. We also showed that it is essential to standardize expression data at the probe level when testing for correlation of expression profiles, due to a sizeable probe effect in microarray data that can inflate the correlation among replicates and unrelated samples.", "author" : [ { "dropping-particle" : "", "family" : "Chen", "given" : "Chao", "non-dropping-particle" : "", "parse-names" : false, "suffix" : "" }, { "dropping-particle" : "", "family" : "Grennan", "given" : "Kay", "non-dropping-particle" : "", "parse-names" : false, "suffix" : "" }, { "dropping-particle" : "", "family" : "Badner", "given" : "Judith", "non-dropping-particle" : "", "parse-names" : false, "suffix" : "" }, { "dropping-particle" : "", "family" : "Zhang", "given" : "Dandan", "non-dropping-particle" : "", "parse-names" : false, "suffix" : "" }, { "dropping-particle" : "", "family" : "Gershon", "given" : "Elliot", "non-dropping-particle" : "", "parse-names" : false, "suffix" : "" }, { "dropping-particle" : "", "family" : "Jin", "given" : "Li", "non-dropping-particle" : "", "parse-names" : false, "suffix" : "" }, { "dropping-particle" : "", "family" : "Liu", "given" : "Chunyu", "non-dropping-particle" : "", "parse-names" : false, "suffix" : "" } ], "container-title" : "PloS one", "id" : "ITEM-2", "issue" : "2", "issued" : { "date-parts" : [ [ "2011" ] ] }, "page" : "e17238", "title" : "Removing batch effects in analysis of expression microarray data: an evaluation of six batch adjustment methods.", "type" : "article-journal", "volume" : "6" }, "uris" : [ "http://www.mendeley.com/documents/?uuid=04954fc0-83e9-46ce-9fde-d0585282a659" ] } ], "mendeley" : { "formattedCitation" : "(Chen et al., 2011; Johnson et al., 2007)", "plainTextFormattedCitation" : "(Chen et al., 2011; Johnson et al., 2007)", "previouslyFormattedCitation" : "(Chen et al., 2011; Johnson et al., 2007)" }, "properties" : { "noteIndex" : 0 }, "schema" : "https://github.com/citation-style-language/schema/raw/master/csl-citation.json" }</w:instrText>
      </w:r>
      <w:r>
        <w:rPr>
          <w:rFonts w:cs="Times New Roman"/>
          <w:szCs w:val="21"/>
        </w:rPr>
        <w:fldChar w:fldCharType="separate"/>
      </w:r>
      <w:r>
        <w:rPr>
          <w:rFonts w:cs="Times New Roman"/>
          <w:szCs w:val="21"/>
        </w:rPr>
        <w:t>(Chen et al., 2011; Johnson et al., 2007)</w:t>
      </w:r>
      <w:r>
        <w:rPr>
          <w:rFonts w:cs="Times New Roman"/>
          <w:szCs w:val="21"/>
        </w:rPr>
        <w:fldChar w:fldCharType="end"/>
      </w:r>
      <w:r>
        <w:rPr>
          <w:rFonts w:cs="Times New Roman"/>
          <w:szCs w:val="21"/>
        </w:rPr>
        <w:t>，通过经验贝叶斯模型矫正表达值，以矫正后的表达值作为最终表达值。然后，通过</w:t>
      </w:r>
      <w:r>
        <w:rPr>
          <w:rFonts w:cs="Times New Roman"/>
          <w:szCs w:val="21"/>
        </w:rPr>
        <w:t>Genesis</w:t>
      </w:r>
      <w:r>
        <w:rPr>
          <w:rFonts w:cs="Times New Roman"/>
          <w:szCs w:val="21"/>
        </w:rPr>
        <w:t>软件进行表达谱的可视化分析，对原始表达值进行对数转换取</w:t>
      </w:r>
      <w:r>
        <w:rPr>
          <w:rFonts w:cs="Times New Roman"/>
          <w:szCs w:val="21"/>
        </w:rPr>
        <w:t>log2</w:t>
      </w:r>
      <w:r>
        <w:rPr>
          <w:rFonts w:cs="Times New Roman"/>
          <w:szCs w:val="21"/>
        </w:rPr>
        <w:t>值，并进行作图。聚类分析选择层次聚类方法（</w:t>
      </w:r>
      <w:r>
        <w:rPr>
          <w:rFonts w:cs="Times New Roman"/>
          <w:szCs w:val="21"/>
        </w:rPr>
        <w:t>hierarchical clustering</w:t>
      </w:r>
      <w:r>
        <w:rPr>
          <w:rFonts w:cs="Times New Roman"/>
          <w:szCs w:val="21"/>
        </w:rPr>
        <w:t>），聚类规则采用平均距离法（</w:t>
      </w:r>
      <w:r>
        <w:rPr>
          <w:rFonts w:cs="Times New Roman"/>
          <w:szCs w:val="21"/>
        </w:rPr>
        <w:t>Average linkage clustering</w:t>
      </w:r>
      <w:r>
        <w:rPr>
          <w:rFonts w:cs="Times New Roman"/>
          <w:szCs w:val="21"/>
        </w:rPr>
        <w:t>）进行基因表达谱聚类分析</w:t>
      </w:r>
      <w:r>
        <w:rPr>
          <w:rFonts w:cs="Times New Roman"/>
          <w:szCs w:val="21"/>
        </w:rPr>
        <w:fldChar w:fldCharType="begin" w:fldLock="1"/>
      </w:r>
      <w:r>
        <w:rPr>
          <w:rFonts w:cs="Times New Roman"/>
          <w:szCs w:val="21"/>
        </w:rPr>
        <w:instrText>ADDIN CSL_CITATION { "citationItems" : [ { "id" : "ITEM-1", "itemData" : { "ISSN" : "1367-4803", "author" : [ { "dropping-particle" : "", "family" : "Sturn", "given" : "Alexander", "non-dropping-particle" : "", "parse-names" : false, "suffix" : "" }, { "dropping-particle" : "", "family" : "Quackenbush", "given" : "John", "non-dropping-particle" : "", "parse-names" : false, "suffix" : "" }, { "dropping-particle" : "", "family" : "Trajanoski", "given" : "Zlatko", "non-dropping-particle" : "", "parse-names" : false, "suffix" : "" } ], "container-title" : "Bioinformatics", "id" : "ITEM-1", "issue" : "1", "issued" : { "date-parts" : [ [ "2002" ] ] }, "page" : "207-208", "publisher" : "Oxford Univ Press", "title" : "Genesis: cluster analysis of microarray data", "type" : "article-journal", "volume" : "18" }, "uris" : [ "http://www.mendeley.com/documents/?uuid=d8ca5619-a708-4313-8beb-2907596e5367" ] } ], "mendeley" : { "formattedCitation" : "(Sturn et al., 2002)", "plainTextFormattedCitation" : "(Sturn et al., 2002)", "previouslyFormattedCitation" : "(Sturn et al., 2002)" }, "properties" : { "noteIndex" : 0 }, "schema" : "https://github.com/citation-style-language/schema/raw/master/csl-citation.json" }</w:instrText>
      </w:r>
      <w:r>
        <w:rPr>
          <w:rFonts w:cs="Times New Roman"/>
          <w:szCs w:val="21"/>
        </w:rPr>
        <w:fldChar w:fldCharType="separate"/>
      </w:r>
      <w:r>
        <w:rPr>
          <w:rFonts w:cs="Times New Roman"/>
          <w:szCs w:val="21"/>
        </w:rPr>
        <w:t>(Sturn et al., 2002)</w:t>
      </w:r>
      <w:r>
        <w:rPr>
          <w:rFonts w:cs="Times New Roman"/>
          <w:szCs w:val="21"/>
        </w:rPr>
        <w:fldChar w:fldCharType="end"/>
      </w:r>
      <w:r>
        <w:rPr>
          <w:rFonts w:cs="Times New Roman"/>
          <w:szCs w:val="21"/>
        </w:rPr>
        <w:t>。</w:t>
      </w:r>
    </w:p>
    <w:p w14:paraId="3423EE71" w14:textId="77777777" w:rsidR="00CE401D" w:rsidRDefault="00CE401D">
      <w:pPr>
        <w:spacing w:line="300" w:lineRule="auto"/>
        <w:rPr>
          <w:rFonts w:cs="Times New Roman"/>
          <w:szCs w:val="21"/>
        </w:rPr>
      </w:pPr>
    </w:p>
    <w:p w14:paraId="617F32D3" w14:textId="77777777" w:rsidR="00CE401D" w:rsidRDefault="009E25EB">
      <w:pPr>
        <w:spacing w:line="300" w:lineRule="auto"/>
        <w:rPr>
          <w:rFonts w:cs="Times New Roman"/>
          <w:b/>
          <w:szCs w:val="21"/>
        </w:rPr>
      </w:pPr>
      <w:r>
        <w:rPr>
          <w:rFonts w:cs="Times New Roman"/>
          <w:b/>
          <w:szCs w:val="21"/>
        </w:rPr>
        <w:t xml:space="preserve">1.5 </w:t>
      </w:r>
      <w:r>
        <w:rPr>
          <w:rFonts w:cs="Times New Roman"/>
          <w:b/>
          <w:szCs w:val="21"/>
        </w:rPr>
        <w:t>水稻基因注释和基因功能富集的统计分析</w:t>
      </w:r>
    </w:p>
    <w:p w14:paraId="67CDB752" w14:textId="77777777" w:rsidR="00CE401D" w:rsidRDefault="009E25EB">
      <w:pPr>
        <w:pStyle w:val="ab"/>
        <w:ind w:firstLineChars="200" w:firstLine="420"/>
        <w:rPr>
          <w:rFonts w:cs="Times New Roman"/>
          <w:szCs w:val="21"/>
        </w:rPr>
      </w:pPr>
      <w:r>
        <w:rPr>
          <w:rFonts w:cs="Times New Roman"/>
          <w:szCs w:val="21"/>
        </w:rPr>
        <w:t>通过水稻过敏原的基因信息，使用</w:t>
      </w:r>
      <w:r>
        <w:rPr>
          <w:rFonts w:cs="Times New Roman"/>
          <w:szCs w:val="21"/>
        </w:rPr>
        <w:t>PLAZA</w:t>
      </w:r>
      <w:r>
        <w:rPr>
          <w:rFonts w:cs="Times New Roman"/>
          <w:szCs w:val="21"/>
        </w:rPr>
        <w:t>数据库版本</w:t>
      </w:r>
      <w:r>
        <w:rPr>
          <w:rFonts w:cs="Times New Roman"/>
          <w:szCs w:val="21"/>
        </w:rPr>
        <w:t>2.5 (</w:t>
      </w:r>
      <w:hyperlink r:id="rId18" w:history="1">
        <w:r>
          <w:rPr>
            <w:rStyle w:val="a9"/>
            <w:rFonts w:cs="Times New Roman"/>
            <w:szCs w:val="21"/>
          </w:rPr>
          <w:t>http://bioinformatics.psb.ugent.be/plaza/</w:t>
        </w:r>
      </w:hyperlink>
      <w:r>
        <w:rPr>
          <w:rFonts w:cs="Times New Roman"/>
          <w:szCs w:val="21"/>
        </w:rPr>
        <w:t xml:space="preserve">) </w:t>
      </w:r>
      <w:r>
        <w:rPr>
          <w:rFonts w:cs="Times New Roman"/>
          <w:szCs w:val="21"/>
        </w:rPr>
        <w:fldChar w:fldCharType="begin" w:fldLock="1"/>
      </w:r>
      <w:r>
        <w:rPr>
          <w:rFonts w:cs="Times New Roman"/>
          <w:szCs w:val="21"/>
        </w:rPr>
        <w:instrText>ADDIN CSL_CITATION { "citationItems" : [ { "id" : "ITEM-1", "itemData" : { "DOI" : "10.1104/pp.111.189514", "ISBN" : "1532-2548", "ISSN" : "0032-0889", "PMID" : "22198273", "abstract" : "With the arrival of low-cost, next-generation sequencing, a multitude of new plant genomes are being publicly released, providing unseen opportunities and challenges for comparative genomics studies. Here, we present PLAZA 2.5, a user-friendly online research environment to explore genomic information from different plants. This new release features updates to previous genome annotations and a substantial number of newly available plant genomes as well as various new interactive tools and visualizations. Currently, PLAZA hosts 25 organisms covering a broad taxonomic range, including 13 eudicots, five monocots, one lycopod, one moss, and five algae. The available data consist of structural and functional gene annotations, homologous gene families, multiple sequence alignments, phylogenetic trees, and colinear regions within and between species. A new Integrative Orthology Viewer, combining information from different orthology prediction methodologies, was developed to efficiently investigate complex orthology relationships. Cross-species expression analysis revealed that the integration of complementary data types extended the scope of complex orthology relationships, especially between more distantly related species. Finally, based on phylogenetic profiling, we propose a set of core gene families within the green plant lineage that will be instrumental to assess the gene space of draft or newly sequenced plant genomes during the assembly or annotation phase.", "author" : [ { "dropping-particle" : "", "family" : "Bel", "given" : "M.", "non-dropping-particle" : "Van", "parse-names" : false, "suffix" : "" }, { "dropping-particle" : "", "family" : "Proost", "given" : "S.", "non-dropping-particle" : "", "parse-names" : false, "suffix" : "" }, { "dropping-particle" : "", "family" : "Wischnitzki", "given" : "E.", "non-dropping-particle" : "", "parse-names" : false, "suffix" : "" }, { "dropping-particle" : "", "family" : "Movahedi", "given" : "S.", "non-dropping-particle" : "", "parse-names" : false, "suffix" : "" }, { "dropping-particle" : "", "family" : "Scheerlinck", "given" : "C.", "non-dropping-particle" : "", "parse-names" : false, "suffix" : "" }, { "dropping-particle" : "", "family" : "Peer", "given" : "Y.", "non-dropping-particle" : "Van de", "parse-names" : false, "suffix" : "" }, { "dropping-particle" : "", "family" : "Vandepoele", "given" : "K.", "non-dropping-particle" : "", "parse-names" : false, "suffix" : "" } ], "container-title" : "PLANT PHYSIOLOGY", "id" : "ITEM-1", "issued" : { "date-parts" : [ [ "2012" ] ] }, "page" : "590-600", "title" : "Dissecting Plant Genomes with the PLAZA Comparative Genomics Platform", "type" : "article", "volume" : "158" }, "uris" : [ "http://www.mendeley.com/documents/?uuid=2c220f94-0aa6-4e04-aafd-51a005eaf25b" ] } ], "mendeley" : { "formattedCitation" : "(Van Bel et al., 2012)", "plainTextFormattedCitation" : "(Van Bel et al., 2012)", "previouslyFormattedCitation" : "(Van Bel et al., 2012)" }, "properties" : { "noteIndex" : 0 }, "schema" : "https://github.com/citation-style-language/schema/raw/master/csl-citation.json" }</w:instrText>
      </w:r>
      <w:r>
        <w:rPr>
          <w:rFonts w:cs="Times New Roman"/>
          <w:szCs w:val="21"/>
        </w:rPr>
        <w:fldChar w:fldCharType="separate"/>
      </w:r>
      <w:r>
        <w:rPr>
          <w:rFonts w:cs="Times New Roman"/>
          <w:szCs w:val="21"/>
        </w:rPr>
        <w:t>(Van Bel et al., 2012)</w:t>
      </w:r>
      <w:r>
        <w:rPr>
          <w:rFonts w:cs="Times New Roman"/>
          <w:szCs w:val="21"/>
        </w:rPr>
        <w:fldChar w:fldCharType="end"/>
      </w:r>
      <w:r>
        <w:rPr>
          <w:rFonts w:cs="Times New Roman"/>
          <w:szCs w:val="21"/>
        </w:rPr>
        <w:t xml:space="preserve"> </w:t>
      </w:r>
      <w:r>
        <w:rPr>
          <w:rFonts w:cs="Times New Roman"/>
          <w:szCs w:val="21"/>
        </w:rPr>
        <w:t>以及</w:t>
      </w:r>
      <w:r>
        <w:rPr>
          <w:rFonts w:cs="Times New Roman"/>
          <w:szCs w:val="21"/>
        </w:rPr>
        <w:t>PANTHER</w:t>
      </w:r>
      <w:r>
        <w:rPr>
          <w:rFonts w:cs="Times New Roman"/>
          <w:szCs w:val="21"/>
        </w:rPr>
        <w:t>基因功能分类系统</w:t>
      </w:r>
      <w:r>
        <w:rPr>
          <w:rFonts w:cs="Times New Roman"/>
          <w:szCs w:val="21"/>
        </w:rPr>
        <w:t xml:space="preserve"> (http://pantherdb.org/) </w:t>
      </w:r>
      <w:r>
        <w:rPr>
          <w:rFonts w:cs="Times New Roman"/>
          <w:szCs w:val="21"/>
        </w:rPr>
        <w:fldChar w:fldCharType="begin" w:fldLock="1"/>
      </w:r>
      <w:r>
        <w:rPr>
          <w:rFonts w:cs="Times New Roman"/>
          <w:szCs w:val="21"/>
        </w:rPr>
        <w:instrText>ADDIN CSL_CITATION { "citationItems" : [ { "id" : "ITEM-1", "itemData" : { "DOI" : "10.1093/nar/gks1118", "ISBN" : "1362-4962 (Electronic)\\r0305-1048 (Linking)", "ISSN" : "03051048", "PMID" : "23193289", "abstract" : "The data and tools in PANTHER-a comprehensive, curated database of protein families, trees, subfamilies and functions available at http://pantherdb.org-have undergone continual, extensive improvement for over a decade. Here, we describe the current PANTHER process as a whole, as well as the website tools for analysis of user-uploaded data. The main goals of PANTHER remain essentially unchanged: the accurate inference (and practical application) of gene and protein function over large sequence databases, using phylogenetic trees to extrapolate from the relatively sparse experimental information from a few model organisms. Yet the focus of PANTHER has continually shifted toward more accurate and detailed representations of evolutionary events in gene family histories. The trees are now designed to represent gene family evolution, including inference of evolutionary events, such as speciation and gene duplication. Subfamilies are still curated and used to define HMMs, but gene ontology functional annotations can now be made at any node in the tree, and are designed to represent gain and loss of function by ancestral genes during evolution. Finally, PANTHER now includes stable database identifiers for inferred ancestral genes, which are used to associate inferred gene attributes with particular genes in the common ancestral genomes of extant species.", "author" : [ { "dropping-particle" : "", "family" : "Mi", "given" : "Huaiyu", "non-dropping-particle" : "", "parse-names" : false, "suffix" : "" }, { "dropping-particle" : "", "family" : "Muruganujan", "given" : "Anushya", "non-dropping-particle" : "", "parse-names" : false, "suffix" : "" }, { "dropping-particle" : "", "family" : "Thomas", "given" : "Paul D.", "non-dropping-particle" : "", "parse-names" : false, "suffix" : "" } ], "container-title" : "Nucleic Acids Research", "id" : "ITEM-1", "issued" : { "date-parts" : [ [ "2013" ] ] }, "title" : "PANTHER in 2013: Modeling the evolution of gene function, and other gene attributes, in the context of phylogenetic trees", "type" : "article-journal", "volume" : "41" }, "uris" : [ "http://www.mendeley.com/documents/?uuid=49591459-a441-40b4-81af-e463d55caef3" ] } ], "mendeley" : { "formattedCitation" : "(Mi et al., 2013)", "plainTextFormattedCitation" : "(Mi et al., 2013)", "previouslyFormattedCitation" : "(Mi et al., 2013)" }, "properties" : { "noteIndex" : 0 }, "schema" : "https://github.com/citation-style-language/schema/raw/master/csl-citation.json" }</w:instrText>
      </w:r>
      <w:r>
        <w:rPr>
          <w:rFonts w:cs="Times New Roman"/>
          <w:szCs w:val="21"/>
        </w:rPr>
        <w:fldChar w:fldCharType="separate"/>
      </w:r>
      <w:r>
        <w:rPr>
          <w:rFonts w:cs="Times New Roman"/>
          <w:szCs w:val="21"/>
        </w:rPr>
        <w:t>(Mi et al., 2013)</w:t>
      </w:r>
      <w:r>
        <w:rPr>
          <w:rFonts w:cs="Times New Roman"/>
          <w:szCs w:val="21"/>
        </w:rPr>
        <w:fldChar w:fldCharType="end"/>
      </w:r>
      <w:r>
        <w:rPr>
          <w:rFonts w:cs="Times New Roman"/>
          <w:szCs w:val="21"/>
        </w:rPr>
        <w:t>进行功能预测，</w:t>
      </w:r>
      <w:r>
        <w:rPr>
          <w:rFonts w:cs="Times New Roman"/>
          <w:szCs w:val="21"/>
        </w:rPr>
        <w:t>GO</w:t>
      </w:r>
      <w:r>
        <w:rPr>
          <w:rFonts w:cs="Times New Roman"/>
          <w:szCs w:val="21"/>
        </w:rPr>
        <w:t>注释及富集分析，保留显著富集的</w:t>
      </w:r>
      <w:r>
        <w:rPr>
          <w:rFonts w:cs="Times New Roman"/>
          <w:szCs w:val="21"/>
        </w:rPr>
        <w:t>GO</w:t>
      </w:r>
      <w:r>
        <w:rPr>
          <w:rFonts w:cs="Times New Roman"/>
          <w:szCs w:val="21"/>
        </w:rPr>
        <w:t>条目（</w:t>
      </w:r>
      <w:r>
        <w:rPr>
          <w:rFonts w:cs="Times New Roman"/>
          <w:szCs w:val="21"/>
        </w:rPr>
        <w:t>P ≤ 0.05</w:t>
      </w:r>
      <w:r>
        <w:rPr>
          <w:rFonts w:cs="Times New Roman"/>
          <w:szCs w:val="21"/>
        </w:rPr>
        <w:t>）。</w:t>
      </w:r>
      <w:r>
        <w:rPr>
          <w:rFonts w:cs="Times New Roman"/>
          <w:szCs w:val="21"/>
        </w:rPr>
        <w:t>GO</w:t>
      </w:r>
      <w:r>
        <w:rPr>
          <w:rFonts w:cs="Times New Roman"/>
          <w:szCs w:val="21"/>
        </w:rPr>
        <w:t>比较分析结果由</w:t>
      </w:r>
      <w:r>
        <w:rPr>
          <w:rFonts w:cs="Times New Roman"/>
          <w:szCs w:val="21"/>
        </w:rPr>
        <w:t>WEGO</w:t>
      </w:r>
      <w:r>
        <w:rPr>
          <w:rFonts w:cs="Times New Roman"/>
          <w:szCs w:val="21"/>
        </w:rPr>
        <w:t>作图展示</w:t>
      </w:r>
      <w:r>
        <w:rPr>
          <w:rFonts w:cs="Times New Roman"/>
          <w:szCs w:val="21"/>
        </w:rPr>
        <w:fldChar w:fldCharType="begin" w:fldLock="1"/>
      </w:r>
      <w:r>
        <w:rPr>
          <w:rFonts w:cs="Times New Roman"/>
          <w:szCs w:val="21"/>
        </w:rPr>
        <w:instrText>ADDIN CSL_CITATION { "citationItems" : [ { "id" : "ITEM-1", "itemData" : { "author" : [ { "dropping-particle" : "", "family" : "Ye", "given" : "Jia", "non-dropping-particle" : "", "parse-names" : false, "suffix" : "" }, { "dropping-particle" : "", "family" : "Fang", "given" : "Lin", "non-dropping-particle" : "", "parse-names" : false, "suffix" : "" }, { "dropping-particle" : "", "family" : "Zheng", "given" : "Hongkun", "non-dropping-particle" : "", "parse-names" : false, "suffix" : "" }, { "dropping-particle" : "", "family" : "Zhang", "given" : "Yong", "non-dropping-particle" : "", "parse-names" : false, "suffix" : "" }, { "dropping-particle" : "", "family" : "Chen", "given" : "Jie", "non-dropping-particle" : "", "parse-names" : false, "suffix" : "" }, { "dropping-particle" : "", "family" : "Zhang", "given" : "Zengjin", "non-dropping-particle" : "", "parse-names" : false, "suffix" : "" }, { "dropping-particle" : "", "family" : "Wang", "given" : "Jing", "non-dropping-particle" : "", "parse-names" : false, "suffix" : "" }, { "dropping-particle" : "", "family" : "Li", "given" : "Shengting", "non-dropping-particle" : "", "parse-names" : false, "suffix" : "" }, { "dropping-particle" : "", "family" : "Li", "given" : "Ruiqiang", "non-dropping-particle" : "", "parse-names" : false, "suffix" : "" }, { "dropping-particle" : "", "family" : "Bolund", "given" : "Lars", "non-dropping-particle" : "", "parse-names" : false, "suffix" : "" } ], "container-title" : "Nucleic Acids Research", "id" : "ITEM-1", "issue" : "2", "issued" : { "date-parts" : [ [ "2006" ] ] }, "page" : ": W293\u2013W297.", "title" : "WEGO: a web tool for plotting GO annotations.", "type" : "article-journal", "volume" : "34" }, "uris" : [ "http://www.mendeley.com/documents/?uuid=08b0f0a2-9777-42d4-8f9a-70e3a43413de" ] } ], "mendeley" : { "formattedCitation" : "(Ye et al., 2006)", "plainTextFormattedCitation" : "(Ye et al., 2006)", "previouslyFormattedCitation" : "(Ye et al., 2006)" }, "properties" : { "noteIndex" : 0 }, "schema" : "https://github.com/citation-style-language/schema/raw/master/csl-citation.json" }</w:instrText>
      </w:r>
      <w:r>
        <w:rPr>
          <w:rFonts w:cs="Times New Roman"/>
          <w:szCs w:val="21"/>
        </w:rPr>
        <w:fldChar w:fldCharType="separate"/>
      </w:r>
      <w:r>
        <w:rPr>
          <w:rFonts w:cs="Times New Roman"/>
          <w:szCs w:val="21"/>
        </w:rPr>
        <w:t>(Ye et al., 2006)</w:t>
      </w:r>
      <w:r>
        <w:rPr>
          <w:rFonts w:cs="Times New Roman"/>
          <w:szCs w:val="21"/>
        </w:rPr>
        <w:fldChar w:fldCharType="end"/>
      </w:r>
      <w:r>
        <w:rPr>
          <w:rFonts w:cs="Times New Roman"/>
          <w:szCs w:val="21"/>
        </w:rPr>
        <w:t>。</w:t>
      </w:r>
    </w:p>
    <w:p w14:paraId="59FEA97E" w14:textId="77777777" w:rsidR="00CE401D" w:rsidRDefault="00CE401D">
      <w:pPr>
        <w:spacing w:line="300" w:lineRule="auto"/>
        <w:rPr>
          <w:rFonts w:cs="Times New Roman"/>
          <w:szCs w:val="21"/>
        </w:rPr>
      </w:pPr>
    </w:p>
    <w:p w14:paraId="19B92569" w14:textId="77777777" w:rsidR="00CE401D" w:rsidRDefault="009E25EB">
      <w:pPr>
        <w:spacing w:line="300" w:lineRule="auto"/>
        <w:rPr>
          <w:rFonts w:cs="Times New Roman"/>
          <w:b/>
          <w:szCs w:val="21"/>
        </w:rPr>
      </w:pPr>
      <w:r>
        <w:rPr>
          <w:rFonts w:cs="Times New Roman"/>
          <w:b/>
          <w:szCs w:val="21"/>
        </w:rPr>
        <w:t xml:space="preserve">1.6 </w:t>
      </w:r>
      <w:r>
        <w:rPr>
          <w:rFonts w:cs="Times New Roman"/>
          <w:b/>
          <w:szCs w:val="21"/>
        </w:rPr>
        <w:t>花水稻过敏原蛋白家族分类和物种分布分析</w:t>
      </w:r>
    </w:p>
    <w:p w14:paraId="6EDCF06D" w14:textId="77777777" w:rsidR="00CE401D" w:rsidRDefault="009E25EB">
      <w:pPr>
        <w:pStyle w:val="ab"/>
        <w:ind w:firstLineChars="200" w:firstLine="420"/>
        <w:rPr>
          <w:rFonts w:cs="Times New Roman"/>
          <w:szCs w:val="21"/>
        </w:rPr>
      </w:pPr>
      <w:r>
        <w:rPr>
          <w:rFonts w:cs="Times New Roman"/>
          <w:szCs w:val="21"/>
        </w:rPr>
        <w:t>水稻过敏原基因</w:t>
      </w:r>
      <w:r>
        <w:rPr>
          <w:rFonts w:cs="Times New Roman"/>
          <w:szCs w:val="21"/>
        </w:rPr>
        <w:t>/</w:t>
      </w:r>
      <w:r>
        <w:rPr>
          <w:rFonts w:cs="Times New Roman"/>
          <w:szCs w:val="21"/>
        </w:rPr>
        <w:t>蛋白根据</w:t>
      </w:r>
      <w:proofErr w:type="spellStart"/>
      <w:r>
        <w:rPr>
          <w:rFonts w:cs="Times New Roman"/>
          <w:szCs w:val="21"/>
        </w:rPr>
        <w:t>Pfam</w:t>
      </w:r>
      <w:proofErr w:type="spellEnd"/>
      <w:r>
        <w:rPr>
          <w:rFonts w:cs="Times New Roman"/>
          <w:szCs w:val="21"/>
        </w:rPr>
        <w:t>蛋白家族数据库（版本</w:t>
      </w:r>
      <w:r>
        <w:rPr>
          <w:rFonts w:cs="Times New Roman"/>
          <w:szCs w:val="21"/>
        </w:rPr>
        <w:t>27.0</w:t>
      </w:r>
      <w:r>
        <w:rPr>
          <w:rFonts w:cs="Times New Roman"/>
          <w:szCs w:val="21"/>
        </w:rPr>
        <w:t>）</w:t>
      </w:r>
      <w:r>
        <w:rPr>
          <w:rFonts w:cs="Times New Roman"/>
          <w:szCs w:val="21"/>
        </w:rPr>
        <w:t>(</w:t>
      </w:r>
      <w:hyperlink r:id="rId19" w:history="1">
        <w:r>
          <w:rPr>
            <w:rStyle w:val="a9"/>
            <w:rFonts w:cs="Times New Roman"/>
            <w:szCs w:val="21"/>
          </w:rPr>
          <w:t>http://pfam.xfam.org/</w:t>
        </w:r>
      </w:hyperlink>
      <w:r>
        <w:rPr>
          <w:rFonts w:cs="Times New Roman"/>
          <w:szCs w:val="21"/>
        </w:rPr>
        <w:t xml:space="preserve">) </w:t>
      </w:r>
      <w:r>
        <w:rPr>
          <w:rFonts w:cs="Times New Roman"/>
          <w:szCs w:val="21"/>
        </w:rPr>
        <w:fldChar w:fldCharType="begin" w:fldLock="1"/>
      </w:r>
      <w:r>
        <w:rPr>
          <w:rFonts w:cs="Times New Roman"/>
          <w:szCs w:val="21"/>
        </w:rPr>
        <w:instrText>ADDIN CSL_CITATION { "citationItems" : [ { "id" : "ITEM-1", "itemData" : { "DOI" : "10.1093/nar/gkt1223", "ISBN" : "0305-1048", "ISSN" : "03051048", "PMID" : "19920124", "abstract" : "Pfam is a widely used database of protein families and domains. This article describes a set of major updates that we have implemented in the latest release (version 24.0). The most important change is that we now use HMMER3, the latest version of the popular profile hidden Markov model package. This software is approximately 100 times faster than HMMER2 and is more sensitive due to the routine use of the forward algorithm. The move to HMMER3 has necessitated numerous changes to Pfam that are described in detail. Pfam release 24.0 contains 11,912 families, of which a large number have been significantly updated during the past two years. Pfam is available via servers in the UK (http://pfam.sanger.ac.uk/), the USA (http://pfam.janelia.org/) and Sweden (http://pfam.sbc.su.se/).", "author" : [ { "dropping-particle" : "", "family" : "Finn", "given" : "Robert D.", "non-dropping-particle" : "", "parse-names" : false, "suffix" : "" }, { "dropping-particle" : "", "family" : "Bateman", "given" : "Alex", "non-dropping-particle" : "", "parse-names" : false, "suffix" : "" }, { "dropping-particle" : "", "family" : "Clements", "given" : "Jody", "non-dropping-particle" : "", "parse-names" : false, "suffix" : "" }, { "dropping-particle" : "", "family" : "Coggill", "given" : "Penelope", "non-dropping-particle" : "", "parse-names" : false, "suffix" : "" }, { "dropping-particle" : "", "family" : "Eberhardt", "given" : "Ruth Y.", "non-dropping-particle" : "", "parse-names" : false, "suffix" : "" }, { "dropping-particle" : "", "family" : "Eddy", "given" : "Sean R.", "non-dropping-particle" : "", "parse-names" : false, "suffix" : "" }, { "dropping-particle" : "", "family" : "Heger", "given" : "Andreas", "non-dropping-particle" : "", "parse-names" : false, "suffix" : "" }, { "dropping-particle" : "", "family" : "Hetherington", "given" : "Kirstie", "non-dropping-particle" : "", "parse-names" : false, "suffix" : "" }, { "dropping-particle" : "", "family" : "Holm", "given" : "Liisa", "non-dropping-particle" : "", "parse-names" : false, "suffix" : "" }, { "dropping-particle" : "", "family" : "Mistry", "given" : "Jaina", "non-dropping-particle" : "", "parse-names" : false, "suffix" : "" }, { "dropping-particle" : "", "family" : "Sonnhammer", "given" : "Erik L L", "non-dropping-particle" : "", "parse-names" : false, "suffix" : "" }, { "dropping-particle" : "", "family" : "Tate", "given" : "John", "non-dropping-particle" : "", "parse-names" : false, "suffix" : "" }, { "dropping-particle" : "", "family" : "Punta", "given" : "Marco", "non-dropping-particle" : "", "parse-names" : false, "suffix" : "" } ], "container-title" : "Nucleic Acids Research", "id" : "ITEM-1", "issued" : { "date-parts" : [ [ "2014" ] ] }, "title" : "Pfam: The protein families database", "type" : "article", "volume" : "42" }, "uris" : [ "http://www.mendeley.com/documents/?uuid=66823aae-dff6-4ba9-9bdf-647ed76aa093" ] } ], "mendeley" : { "formattedCitation" : "(Finn et al., 2014)", "plainTextFormattedCitation" : "(Finn et al., 2014)", "previouslyFormattedCitation" : "(Finn et al., 2014)" }, "properties" : { "noteIndex" : 0 }, "schema" : "https://github.com/citation-style-language/schema/raw/master/csl-citation.json" }</w:instrText>
      </w:r>
      <w:r>
        <w:rPr>
          <w:rFonts w:cs="Times New Roman"/>
          <w:szCs w:val="21"/>
        </w:rPr>
        <w:fldChar w:fldCharType="separate"/>
      </w:r>
      <w:r>
        <w:rPr>
          <w:rFonts w:cs="Times New Roman"/>
          <w:szCs w:val="21"/>
        </w:rPr>
        <w:t>(Finn et al., 2014)</w:t>
      </w:r>
      <w:r>
        <w:rPr>
          <w:rFonts w:cs="Times New Roman"/>
          <w:szCs w:val="21"/>
        </w:rPr>
        <w:fldChar w:fldCharType="end"/>
      </w:r>
      <w:r>
        <w:rPr>
          <w:rFonts w:cs="Times New Roman"/>
          <w:szCs w:val="21"/>
        </w:rPr>
        <w:t>以及植物基因家族数据库</w:t>
      </w:r>
      <w:r>
        <w:rPr>
          <w:rFonts w:cs="Times New Roman"/>
          <w:szCs w:val="21"/>
        </w:rPr>
        <w:t>(http://green.dna.affrc.go.jp/PGF-DB/)</w:t>
      </w:r>
      <w:r>
        <w:rPr>
          <w:rFonts w:cs="Times New Roman"/>
          <w:szCs w:val="21"/>
        </w:rPr>
        <w:t>分类到各个蛋白家族，从</w:t>
      </w:r>
      <w:r>
        <w:rPr>
          <w:rFonts w:cs="Times New Roman"/>
          <w:szCs w:val="21"/>
        </w:rPr>
        <w:t>PLAZA</w:t>
      </w:r>
      <w:r>
        <w:rPr>
          <w:rFonts w:cs="Times New Roman"/>
          <w:szCs w:val="21"/>
        </w:rPr>
        <w:t>数据库中选取</w:t>
      </w:r>
      <w:r>
        <w:rPr>
          <w:rFonts w:cs="Times New Roman"/>
          <w:szCs w:val="21"/>
        </w:rPr>
        <w:t>25</w:t>
      </w:r>
      <w:r>
        <w:rPr>
          <w:rFonts w:cs="Times New Roman"/>
          <w:szCs w:val="21"/>
        </w:rPr>
        <w:t>个物种，进行物种分布分析，它们从低等植物到高等植物均有分布。</w:t>
      </w:r>
    </w:p>
    <w:p w14:paraId="2D008A26" w14:textId="77777777" w:rsidR="00CE401D" w:rsidRDefault="009E25EB">
      <w:pPr>
        <w:ind w:firstLineChars="200" w:firstLine="420"/>
        <w:rPr>
          <w:rFonts w:cs="Times New Roman"/>
          <w:szCs w:val="21"/>
        </w:rPr>
      </w:pPr>
      <w:r>
        <w:rPr>
          <w:rFonts w:cs="Times New Roman"/>
          <w:szCs w:val="21"/>
        </w:rPr>
        <w:t>这些物种具体包括</w:t>
      </w:r>
      <w:r>
        <w:rPr>
          <w:rFonts w:cs="Times New Roman"/>
          <w:szCs w:val="21"/>
        </w:rPr>
        <w:t>5</w:t>
      </w:r>
      <w:r>
        <w:rPr>
          <w:rFonts w:cs="Times New Roman"/>
          <w:szCs w:val="21"/>
        </w:rPr>
        <w:t>种绿色藻类：绿色鞭毛藻</w:t>
      </w:r>
      <w:r>
        <w:rPr>
          <w:rFonts w:cs="Times New Roman"/>
          <w:szCs w:val="21"/>
        </w:rPr>
        <w:t>(</w:t>
      </w:r>
      <w:proofErr w:type="spellStart"/>
      <w:r>
        <w:rPr>
          <w:rFonts w:cs="Times New Roman"/>
          <w:i/>
          <w:szCs w:val="21"/>
        </w:rPr>
        <w:t>Ostreococcus</w:t>
      </w:r>
      <w:proofErr w:type="spellEnd"/>
      <w:r>
        <w:rPr>
          <w:rFonts w:cs="Times New Roman"/>
          <w:i/>
          <w:szCs w:val="21"/>
        </w:rPr>
        <w:t xml:space="preserve"> </w:t>
      </w:r>
      <w:proofErr w:type="spellStart"/>
      <w:r>
        <w:rPr>
          <w:rFonts w:cs="Times New Roman"/>
          <w:i/>
          <w:szCs w:val="21"/>
        </w:rPr>
        <w:t>lucimarinus</w:t>
      </w:r>
      <w:proofErr w:type="spellEnd"/>
      <w:r>
        <w:rPr>
          <w:rFonts w:cs="Times New Roman"/>
          <w:szCs w:val="21"/>
        </w:rPr>
        <w:t>)</w:t>
      </w:r>
      <w:r>
        <w:rPr>
          <w:rFonts w:cs="Times New Roman"/>
          <w:szCs w:val="21"/>
        </w:rPr>
        <w:t>、海洋</w:t>
      </w:r>
      <w:proofErr w:type="gramStart"/>
      <w:r>
        <w:rPr>
          <w:rFonts w:cs="Times New Roman"/>
          <w:szCs w:val="21"/>
        </w:rPr>
        <w:t>微藻</w:t>
      </w:r>
      <w:r>
        <w:rPr>
          <w:rFonts w:cs="Times New Roman"/>
          <w:szCs w:val="21"/>
        </w:rPr>
        <w:t>(</w:t>
      </w:r>
      <w:proofErr w:type="spellStart"/>
      <w:proofErr w:type="gramEnd"/>
      <w:r>
        <w:rPr>
          <w:rFonts w:cs="Times New Roman"/>
          <w:i/>
          <w:szCs w:val="21"/>
        </w:rPr>
        <w:t>Ostreococcus</w:t>
      </w:r>
      <w:proofErr w:type="spellEnd"/>
      <w:r>
        <w:rPr>
          <w:rFonts w:cs="Times New Roman"/>
          <w:i/>
          <w:szCs w:val="21"/>
        </w:rPr>
        <w:t xml:space="preserve"> </w:t>
      </w:r>
      <w:proofErr w:type="spellStart"/>
      <w:r>
        <w:rPr>
          <w:rFonts w:cs="Times New Roman"/>
          <w:i/>
          <w:szCs w:val="21"/>
        </w:rPr>
        <w:t>tauri</w:t>
      </w:r>
      <w:proofErr w:type="spellEnd"/>
      <w:r>
        <w:rPr>
          <w:rFonts w:cs="Times New Roman"/>
          <w:szCs w:val="21"/>
        </w:rPr>
        <w:t>)</w:t>
      </w:r>
      <w:r>
        <w:rPr>
          <w:rFonts w:cs="Times New Roman"/>
          <w:szCs w:val="21"/>
        </w:rPr>
        <w:t>、</w:t>
      </w:r>
      <w:proofErr w:type="gramStart"/>
      <w:r>
        <w:rPr>
          <w:rFonts w:cs="Times New Roman"/>
          <w:szCs w:val="21"/>
        </w:rPr>
        <w:t>微胞藻</w:t>
      </w:r>
      <w:proofErr w:type="gramEnd"/>
      <w:r>
        <w:rPr>
          <w:rFonts w:cs="Times New Roman"/>
          <w:szCs w:val="21"/>
        </w:rPr>
        <w:t>RCC299(</w:t>
      </w:r>
      <w:proofErr w:type="spellStart"/>
      <w:r>
        <w:rPr>
          <w:rFonts w:cs="Times New Roman"/>
          <w:i/>
          <w:szCs w:val="21"/>
        </w:rPr>
        <w:t>Micromonas</w:t>
      </w:r>
      <w:proofErr w:type="spellEnd"/>
      <w:r>
        <w:rPr>
          <w:rFonts w:cs="Times New Roman"/>
          <w:szCs w:val="21"/>
        </w:rPr>
        <w:t xml:space="preserve"> </w:t>
      </w:r>
      <w:r>
        <w:rPr>
          <w:rFonts w:cs="Times New Roman"/>
          <w:i/>
          <w:szCs w:val="21"/>
        </w:rPr>
        <w:t>sp.</w:t>
      </w:r>
      <w:r>
        <w:rPr>
          <w:rFonts w:cs="Times New Roman"/>
          <w:szCs w:val="21"/>
        </w:rPr>
        <w:t xml:space="preserve"> RCC299)</w:t>
      </w:r>
      <w:r>
        <w:rPr>
          <w:rFonts w:cs="Times New Roman"/>
          <w:szCs w:val="21"/>
        </w:rPr>
        <w:t>、团藻（</w:t>
      </w:r>
      <w:proofErr w:type="spellStart"/>
      <w:r>
        <w:rPr>
          <w:rFonts w:cs="Times New Roman"/>
          <w:i/>
          <w:szCs w:val="21"/>
        </w:rPr>
        <w:t>Volvox</w:t>
      </w:r>
      <w:proofErr w:type="spellEnd"/>
      <w:r>
        <w:rPr>
          <w:rFonts w:cs="Times New Roman"/>
          <w:i/>
          <w:szCs w:val="21"/>
        </w:rPr>
        <w:t xml:space="preserve"> </w:t>
      </w:r>
      <w:proofErr w:type="spellStart"/>
      <w:r>
        <w:rPr>
          <w:rFonts w:cs="Times New Roman"/>
          <w:i/>
          <w:szCs w:val="21"/>
        </w:rPr>
        <w:t>carteri</w:t>
      </w:r>
      <w:proofErr w:type="spellEnd"/>
      <w:r>
        <w:rPr>
          <w:rFonts w:cs="Times New Roman"/>
          <w:szCs w:val="21"/>
        </w:rPr>
        <w:t>）、莱茵绿藻（</w:t>
      </w:r>
      <w:proofErr w:type="spellStart"/>
      <w:r>
        <w:rPr>
          <w:rFonts w:cs="Times New Roman"/>
          <w:i/>
          <w:szCs w:val="21"/>
        </w:rPr>
        <w:t>Chlamydomonas</w:t>
      </w:r>
      <w:proofErr w:type="spellEnd"/>
      <w:r>
        <w:rPr>
          <w:rFonts w:cs="Times New Roman"/>
          <w:i/>
          <w:szCs w:val="21"/>
        </w:rPr>
        <w:t xml:space="preserve"> </w:t>
      </w:r>
      <w:proofErr w:type="spellStart"/>
      <w:r>
        <w:rPr>
          <w:rFonts w:cs="Times New Roman"/>
          <w:i/>
          <w:szCs w:val="21"/>
        </w:rPr>
        <w:t>reinhardtii</w:t>
      </w:r>
      <w:proofErr w:type="spellEnd"/>
      <w:r>
        <w:rPr>
          <w:rFonts w:cs="Times New Roman"/>
          <w:szCs w:val="21"/>
        </w:rPr>
        <w:t>）；</w:t>
      </w:r>
      <w:r>
        <w:rPr>
          <w:rFonts w:cs="Times New Roman"/>
          <w:szCs w:val="21"/>
        </w:rPr>
        <w:t>1</w:t>
      </w:r>
      <w:r>
        <w:rPr>
          <w:rFonts w:cs="Times New Roman"/>
          <w:szCs w:val="21"/>
        </w:rPr>
        <w:t>种苔藓植物：小</w:t>
      </w:r>
      <w:proofErr w:type="gramStart"/>
      <w:r>
        <w:rPr>
          <w:rFonts w:cs="Times New Roman"/>
          <w:szCs w:val="21"/>
        </w:rPr>
        <w:t>立碗藓</w:t>
      </w:r>
      <w:proofErr w:type="gramEnd"/>
      <w:r>
        <w:rPr>
          <w:rFonts w:cs="Times New Roman"/>
          <w:szCs w:val="21"/>
        </w:rPr>
        <w:t>（</w:t>
      </w:r>
      <w:proofErr w:type="spellStart"/>
      <w:r>
        <w:rPr>
          <w:rFonts w:cs="Times New Roman"/>
          <w:i/>
          <w:szCs w:val="21"/>
        </w:rPr>
        <w:t>Physcomitrella</w:t>
      </w:r>
      <w:proofErr w:type="spellEnd"/>
      <w:r>
        <w:rPr>
          <w:rFonts w:cs="Times New Roman"/>
          <w:i/>
          <w:szCs w:val="21"/>
        </w:rPr>
        <w:t xml:space="preserve"> patens</w:t>
      </w:r>
      <w:r>
        <w:rPr>
          <w:rFonts w:cs="Times New Roman"/>
          <w:szCs w:val="21"/>
        </w:rPr>
        <w:t>）；</w:t>
      </w:r>
      <w:r>
        <w:rPr>
          <w:rFonts w:cs="Times New Roman"/>
          <w:szCs w:val="21"/>
        </w:rPr>
        <w:t>1</w:t>
      </w:r>
      <w:r>
        <w:rPr>
          <w:rFonts w:cs="Times New Roman"/>
          <w:szCs w:val="21"/>
        </w:rPr>
        <w:t>种蕨类植物：江南卷柏（</w:t>
      </w:r>
      <w:proofErr w:type="spellStart"/>
      <w:r>
        <w:rPr>
          <w:rFonts w:cs="Times New Roman"/>
          <w:i/>
          <w:szCs w:val="21"/>
        </w:rPr>
        <w:t>Selaginella</w:t>
      </w:r>
      <w:proofErr w:type="spellEnd"/>
      <w:r>
        <w:rPr>
          <w:rFonts w:cs="Times New Roman"/>
          <w:i/>
          <w:szCs w:val="21"/>
        </w:rPr>
        <w:t xml:space="preserve"> </w:t>
      </w:r>
      <w:proofErr w:type="spellStart"/>
      <w:r>
        <w:rPr>
          <w:rFonts w:cs="Times New Roman"/>
          <w:i/>
          <w:szCs w:val="21"/>
        </w:rPr>
        <w:t>moellendorffii</w:t>
      </w:r>
      <w:proofErr w:type="spellEnd"/>
      <w:r>
        <w:rPr>
          <w:rFonts w:cs="Times New Roman"/>
          <w:szCs w:val="21"/>
        </w:rPr>
        <w:t>）；</w:t>
      </w:r>
      <w:r>
        <w:rPr>
          <w:rFonts w:cs="Times New Roman"/>
          <w:szCs w:val="21"/>
        </w:rPr>
        <w:t>18</w:t>
      </w:r>
      <w:r>
        <w:rPr>
          <w:rFonts w:cs="Times New Roman"/>
          <w:szCs w:val="21"/>
        </w:rPr>
        <w:t>种被子植物（</w:t>
      </w:r>
      <w:r>
        <w:rPr>
          <w:rFonts w:cs="Times New Roman"/>
          <w:szCs w:val="21"/>
        </w:rPr>
        <w:t>Angiosperms</w:t>
      </w:r>
      <w:r>
        <w:rPr>
          <w:rFonts w:cs="Times New Roman"/>
          <w:szCs w:val="21"/>
        </w:rPr>
        <w:t>）包括</w:t>
      </w:r>
      <w:r>
        <w:rPr>
          <w:rFonts w:cs="Times New Roman"/>
          <w:szCs w:val="21"/>
        </w:rPr>
        <w:t>5</w:t>
      </w:r>
      <w:r>
        <w:rPr>
          <w:rFonts w:cs="Times New Roman"/>
          <w:szCs w:val="21"/>
        </w:rPr>
        <w:t>种典型单子叶植物和</w:t>
      </w:r>
      <w:r>
        <w:rPr>
          <w:rFonts w:cs="Times New Roman"/>
          <w:szCs w:val="21"/>
        </w:rPr>
        <w:t>13</w:t>
      </w:r>
      <w:r>
        <w:rPr>
          <w:rFonts w:cs="Times New Roman"/>
          <w:szCs w:val="21"/>
        </w:rPr>
        <w:t>种双子叶植物，单子叶植物包括玉米（</w:t>
      </w:r>
      <w:proofErr w:type="spellStart"/>
      <w:r>
        <w:rPr>
          <w:rFonts w:cs="Times New Roman"/>
          <w:i/>
          <w:szCs w:val="21"/>
        </w:rPr>
        <w:t>Zea</w:t>
      </w:r>
      <w:proofErr w:type="spellEnd"/>
      <w:r>
        <w:rPr>
          <w:rFonts w:cs="Times New Roman"/>
          <w:i/>
          <w:szCs w:val="21"/>
        </w:rPr>
        <w:t xml:space="preserve"> mays</w:t>
      </w:r>
      <w:r>
        <w:rPr>
          <w:rFonts w:cs="Times New Roman"/>
          <w:szCs w:val="21"/>
        </w:rPr>
        <w:t>）、高粱（</w:t>
      </w:r>
      <w:r>
        <w:rPr>
          <w:rFonts w:cs="Times New Roman"/>
          <w:i/>
          <w:szCs w:val="21"/>
        </w:rPr>
        <w:t>Sorghum bicolor</w:t>
      </w:r>
      <w:r>
        <w:rPr>
          <w:rFonts w:cs="Times New Roman"/>
          <w:szCs w:val="21"/>
        </w:rPr>
        <w:t>）、二穗短柄草（</w:t>
      </w:r>
      <w:proofErr w:type="spellStart"/>
      <w:r>
        <w:rPr>
          <w:rFonts w:cs="Times New Roman"/>
          <w:i/>
          <w:szCs w:val="21"/>
        </w:rPr>
        <w:t>Brachypodium</w:t>
      </w:r>
      <w:proofErr w:type="spellEnd"/>
      <w:r>
        <w:rPr>
          <w:rFonts w:cs="Times New Roman"/>
          <w:i/>
          <w:szCs w:val="21"/>
        </w:rPr>
        <w:t xml:space="preserve"> </w:t>
      </w:r>
      <w:proofErr w:type="spellStart"/>
      <w:r>
        <w:rPr>
          <w:rFonts w:cs="Times New Roman"/>
          <w:i/>
          <w:szCs w:val="21"/>
        </w:rPr>
        <w:t>distachyon</w:t>
      </w:r>
      <w:proofErr w:type="spellEnd"/>
      <w:r>
        <w:rPr>
          <w:rFonts w:cs="Times New Roman"/>
          <w:szCs w:val="21"/>
        </w:rPr>
        <w:t>）、</w:t>
      </w:r>
      <w:r>
        <w:rPr>
          <w:rFonts w:cs="Times New Roman"/>
          <w:szCs w:val="21"/>
        </w:rPr>
        <w:t>2</w:t>
      </w:r>
      <w:r>
        <w:rPr>
          <w:rFonts w:cs="Times New Roman"/>
          <w:szCs w:val="21"/>
        </w:rPr>
        <w:t>种水稻亚种：粳稻（</w:t>
      </w:r>
      <w:r>
        <w:rPr>
          <w:rFonts w:cs="Times New Roman"/>
          <w:i/>
          <w:szCs w:val="21"/>
        </w:rPr>
        <w:t>Oryza sativa ssp. Japonica</w:t>
      </w:r>
      <w:r>
        <w:rPr>
          <w:rFonts w:cs="Times New Roman"/>
          <w:szCs w:val="21"/>
        </w:rPr>
        <w:t>）、籼稻（</w:t>
      </w:r>
      <w:r>
        <w:rPr>
          <w:rFonts w:cs="Times New Roman"/>
          <w:i/>
          <w:szCs w:val="21"/>
        </w:rPr>
        <w:t xml:space="preserve">Oryza sativa ssp. </w:t>
      </w:r>
      <w:proofErr w:type="spellStart"/>
      <w:r>
        <w:rPr>
          <w:rFonts w:cs="Times New Roman"/>
          <w:i/>
          <w:szCs w:val="21"/>
        </w:rPr>
        <w:t>Indica</w:t>
      </w:r>
      <w:proofErr w:type="spellEnd"/>
      <w:r>
        <w:rPr>
          <w:rFonts w:cs="Times New Roman"/>
          <w:szCs w:val="21"/>
        </w:rPr>
        <w:t>）；双子叶植物包括葡萄（</w:t>
      </w:r>
      <w:proofErr w:type="spellStart"/>
      <w:r>
        <w:rPr>
          <w:rFonts w:cs="Times New Roman"/>
          <w:i/>
          <w:szCs w:val="21"/>
        </w:rPr>
        <w:t>Vitis</w:t>
      </w:r>
      <w:proofErr w:type="spellEnd"/>
      <w:r>
        <w:rPr>
          <w:rFonts w:cs="Times New Roman"/>
          <w:i/>
          <w:szCs w:val="21"/>
        </w:rPr>
        <w:t xml:space="preserve"> </w:t>
      </w:r>
      <w:proofErr w:type="spellStart"/>
      <w:r>
        <w:rPr>
          <w:rFonts w:cs="Times New Roman"/>
          <w:i/>
          <w:szCs w:val="21"/>
        </w:rPr>
        <w:t>vinifera</w:t>
      </w:r>
      <w:proofErr w:type="spellEnd"/>
      <w:r>
        <w:rPr>
          <w:rFonts w:cs="Times New Roman"/>
          <w:szCs w:val="21"/>
        </w:rPr>
        <w:t>）、可可（</w:t>
      </w:r>
      <w:proofErr w:type="spellStart"/>
      <w:r>
        <w:rPr>
          <w:rFonts w:cs="Times New Roman"/>
          <w:i/>
          <w:szCs w:val="21"/>
        </w:rPr>
        <w:t>Theobroma</w:t>
      </w:r>
      <w:proofErr w:type="spellEnd"/>
      <w:r>
        <w:rPr>
          <w:rFonts w:cs="Times New Roman"/>
          <w:i/>
          <w:szCs w:val="21"/>
        </w:rPr>
        <w:t xml:space="preserve"> cacao</w:t>
      </w:r>
      <w:r>
        <w:rPr>
          <w:rFonts w:cs="Times New Roman"/>
          <w:szCs w:val="21"/>
        </w:rPr>
        <w:t>）、番木瓜（</w:t>
      </w:r>
      <w:proofErr w:type="spellStart"/>
      <w:r>
        <w:rPr>
          <w:rFonts w:cs="Times New Roman"/>
          <w:i/>
          <w:szCs w:val="21"/>
        </w:rPr>
        <w:t>Carica</w:t>
      </w:r>
      <w:proofErr w:type="spellEnd"/>
      <w:r>
        <w:rPr>
          <w:rFonts w:cs="Times New Roman"/>
          <w:i/>
          <w:szCs w:val="21"/>
        </w:rPr>
        <w:t xml:space="preserve"> papaya</w:t>
      </w:r>
      <w:r>
        <w:rPr>
          <w:rFonts w:cs="Times New Roman"/>
          <w:szCs w:val="21"/>
        </w:rPr>
        <w:t>）、拟南</w:t>
      </w:r>
      <w:proofErr w:type="gramStart"/>
      <w:r>
        <w:rPr>
          <w:rFonts w:cs="Times New Roman"/>
          <w:szCs w:val="21"/>
        </w:rPr>
        <w:t>芥</w:t>
      </w:r>
      <w:proofErr w:type="gramEnd"/>
      <w:r>
        <w:rPr>
          <w:rFonts w:cs="Times New Roman"/>
          <w:szCs w:val="21"/>
        </w:rPr>
        <w:t>（</w:t>
      </w:r>
      <w:r>
        <w:rPr>
          <w:rFonts w:cs="Times New Roman"/>
          <w:i/>
          <w:szCs w:val="21"/>
        </w:rPr>
        <w:t>Arabidopsis thaliana</w:t>
      </w:r>
      <w:r>
        <w:rPr>
          <w:rFonts w:cs="Times New Roman"/>
          <w:szCs w:val="21"/>
        </w:rPr>
        <w:t>）、琴</w:t>
      </w:r>
      <w:proofErr w:type="gramStart"/>
      <w:r>
        <w:rPr>
          <w:rFonts w:cs="Times New Roman"/>
          <w:szCs w:val="21"/>
        </w:rPr>
        <w:t>叶拟南芥</w:t>
      </w:r>
      <w:proofErr w:type="gramEnd"/>
      <w:r>
        <w:rPr>
          <w:rFonts w:cs="Times New Roman"/>
          <w:szCs w:val="21"/>
        </w:rPr>
        <w:t>（</w:t>
      </w:r>
      <w:r>
        <w:rPr>
          <w:rFonts w:cs="Times New Roman"/>
          <w:i/>
          <w:szCs w:val="21"/>
        </w:rPr>
        <w:t xml:space="preserve">Arabidopsis </w:t>
      </w:r>
      <w:proofErr w:type="spellStart"/>
      <w:r>
        <w:rPr>
          <w:rFonts w:cs="Times New Roman"/>
          <w:i/>
          <w:szCs w:val="21"/>
        </w:rPr>
        <w:t>lyrata</w:t>
      </w:r>
      <w:proofErr w:type="spellEnd"/>
      <w:r>
        <w:rPr>
          <w:rFonts w:cs="Times New Roman"/>
          <w:szCs w:val="21"/>
        </w:rPr>
        <w:t>）、欧洲大叶杨（</w:t>
      </w:r>
      <w:proofErr w:type="spellStart"/>
      <w:r>
        <w:rPr>
          <w:rFonts w:cs="Times New Roman"/>
          <w:i/>
          <w:szCs w:val="21"/>
        </w:rPr>
        <w:t>Polulus</w:t>
      </w:r>
      <w:proofErr w:type="spellEnd"/>
      <w:r>
        <w:rPr>
          <w:rFonts w:cs="Times New Roman"/>
          <w:i/>
          <w:szCs w:val="21"/>
        </w:rPr>
        <w:t xml:space="preserve"> </w:t>
      </w:r>
      <w:proofErr w:type="spellStart"/>
      <w:r>
        <w:rPr>
          <w:rFonts w:cs="Times New Roman"/>
          <w:i/>
          <w:szCs w:val="21"/>
        </w:rPr>
        <w:t>trichocarpa</w:t>
      </w:r>
      <w:proofErr w:type="spellEnd"/>
      <w:r>
        <w:rPr>
          <w:rFonts w:cs="Times New Roman"/>
          <w:szCs w:val="21"/>
        </w:rPr>
        <w:t>）、蓖麻（</w:t>
      </w:r>
      <w:proofErr w:type="spellStart"/>
      <w:r>
        <w:rPr>
          <w:rFonts w:cs="Times New Roman"/>
          <w:i/>
          <w:szCs w:val="21"/>
        </w:rPr>
        <w:t>Ricinus</w:t>
      </w:r>
      <w:proofErr w:type="spellEnd"/>
      <w:r>
        <w:rPr>
          <w:rFonts w:cs="Times New Roman"/>
          <w:i/>
          <w:szCs w:val="21"/>
        </w:rPr>
        <w:t xml:space="preserve"> </w:t>
      </w:r>
      <w:proofErr w:type="spellStart"/>
      <w:r>
        <w:rPr>
          <w:rFonts w:cs="Times New Roman"/>
          <w:i/>
          <w:szCs w:val="21"/>
        </w:rPr>
        <w:t>communis</w:t>
      </w:r>
      <w:proofErr w:type="spellEnd"/>
      <w:r>
        <w:rPr>
          <w:rFonts w:cs="Times New Roman"/>
          <w:szCs w:val="21"/>
        </w:rPr>
        <w:t>）、木薯（</w:t>
      </w:r>
      <w:proofErr w:type="spellStart"/>
      <w:r>
        <w:rPr>
          <w:rFonts w:cs="Times New Roman"/>
          <w:i/>
          <w:szCs w:val="21"/>
        </w:rPr>
        <w:t>Manihot</w:t>
      </w:r>
      <w:proofErr w:type="spellEnd"/>
      <w:r>
        <w:rPr>
          <w:rFonts w:cs="Times New Roman"/>
          <w:i/>
          <w:szCs w:val="21"/>
        </w:rPr>
        <w:t xml:space="preserve"> </w:t>
      </w:r>
      <w:proofErr w:type="spellStart"/>
      <w:r>
        <w:rPr>
          <w:rFonts w:cs="Times New Roman"/>
          <w:i/>
          <w:szCs w:val="21"/>
        </w:rPr>
        <w:t>esculenta</w:t>
      </w:r>
      <w:proofErr w:type="spellEnd"/>
      <w:r>
        <w:rPr>
          <w:rFonts w:cs="Times New Roman"/>
          <w:szCs w:val="21"/>
        </w:rPr>
        <w:t>）、草莓（</w:t>
      </w:r>
      <w:proofErr w:type="spellStart"/>
      <w:r>
        <w:rPr>
          <w:rFonts w:cs="Times New Roman"/>
          <w:i/>
          <w:szCs w:val="21"/>
        </w:rPr>
        <w:t>Fragaria</w:t>
      </w:r>
      <w:proofErr w:type="spellEnd"/>
      <w:r>
        <w:rPr>
          <w:rFonts w:cs="Times New Roman"/>
          <w:i/>
          <w:szCs w:val="21"/>
        </w:rPr>
        <w:t xml:space="preserve"> </w:t>
      </w:r>
      <w:proofErr w:type="spellStart"/>
      <w:r>
        <w:rPr>
          <w:rFonts w:cs="Times New Roman"/>
          <w:i/>
          <w:szCs w:val="21"/>
        </w:rPr>
        <w:t>vesca</w:t>
      </w:r>
      <w:proofErr w:type="spellEnd"/>
      <w:r>
        <w:rPr>
          <w:rFonts w:cs="Times New Roman"/>
          <w:szCs w:val="21"/>
        </w:rPr>
        <w:t>）、苹果（</w:t>
      </w:r>
      <w:proofErr w:type="spellStart"/>
      <w:r>
        <w:rPr>
          <w:rFonts w:cs="Times New Roman"/>
          <w:i/>
          <w:szCs w:val="21"/>
        </w:rPr>
        <w:t>Malus</w:t>
      </w:r>
      <w:proofErr w:type="spellEnd"/>
      <w:r>
        <w:rPr>
          <w:rFonts w:cs="Times New Roman"/>
          <w:i/>
          <w:szCs w:val="21"/>
        </w:rPr>
        <w:t xml:space="preserve"> </w:t>
      </w:r>
      <w:proofErr w:type="spellStart"/>
      <w:r>
        <w:rPr>
          <w:rFonts w:cs="Times New Roman"/>
          <w:i/>
          <w:szCs w:val="21"/>
        </w:rPr>
        <w:t>domestica</w:t>
      </w:r>
      <w:proofErr w:type="spellEnd"/>
      <w:r>
        <w:rPr>
          <w:rFonts w:cs="Times New Roman"/>
          <w:szCs w:val="21"/>
        </w:rPr>
        <w:t>）、大豆（</w:t>
      </w:r>
      <w:r>
        <w:rPr>
          <w:rFonts w:cs="Times New Roman"/>
          <w:i/>
          <w:szCs w:val="21"/>
        </w:rPr>
        <w:t>Glycine max</w:t>
      </w:r>
      <w:r>
        <w:rPr>
          <w:rFonts w:cs="Times New Roman"/>
          <w:szCs w:val="21"/>
        </w:rPr>
        <w:t>）、</w:t>
      </w:r>
      <w:bookmarkStart w:id="29" w:name="OLE_LINK83"/>
      <w:bookmarkStart w:id="30" w:name="OLE_LINK89"/>
      <w:r>
        <w:rPr>
          <w:rFonts w:cs="Times New Roman"/>
          <w:szCs w:val="21"/>
        </w:rPr>
        <w:t>蒺藜苜蓿</w:t>
      </w:r>
      <w:bookmarkEnd w:id="29"/>
      <w:bookmarkEnd w:id="30"/>
      <w:r>
        <w:rPr>
          <w:rFonts w:cs="Times New Roman"/>
          <w:szCs w:val="21"/>
        </w:rPr>
        <w:t>（</w:t>
      </w:r>
      <w:proofErr w:type="spellStart"/>
      <w:r>
        <w:rPr>
          <w:rFonts w:cs="Times New Roman"/>
          <w:i/>
          <w:szCs w:val="21"/>
        </w:rPr>
        <w:t>Manihot</w:t>
      </w:r>
      <w:proofErr w:type="spellEnd"/>
      <w:r>
        <w:rPr>
          <w:rFonts w:cs="Times New Roman"/>
          <w:i/>
          <w:szCs w:val="21"/>
        </w:rPr>
        <w:t xml:space="preserve"> </w:t>
      </w:r>
      <w:proofErr w:type="spellStart"/>
      <w:r>
        <w:rPr>
          <w:rFonts w:cs="Times New Roman"/>
          <w:i/>
          <w:szCs w:val="21"/>
        </w:rPr>
        <w:t>esculenta</w:t>
      </w:r>
      <w:proofErr w:type="spellEnd"/>
      <w:r>
        <w:rPr>
          <w:rFonts w:cs="Times New Roman"/>
          <w:szCs w:val="21"/>
        </w:rPr>
        <w:t>）、五叶草（</w:t>
      </w:r>
      <w:r>
        <w:rPr>
          <w:rFonts w:cs="Times New Roman"/>
          <w:i/>
          <w:szCs w:val="21"/>
        </w:rPr>
        <w:t xml:space="preserve">Lotus </w:t>
      </w:r>
      <w:proofErr w:type="spellStart"/>
      <w:r>
        <w:rPr>
          <w:rFonts w:cs="Times New Roman"/>
          <w:i/>
          <w:szCs w:val="21"/>
        </w:rPr>
        <w:t>japonicus</w:t>
      </w:r>
      <w:proofErr w:type="spellEnd"/>
      <w:r>
        <w:rPr>
          <w:rFonts w:cs="Times New Roman"/>
          <w:szCs w:val="21"/>
        </w:rPr>
        <w:t>）。</w:t>
      </w:r>
    </w:p>
    <w:p w14:paraId="08C093B9" w14:textId="77777777" w:rsidR="00CE401D" w:rsidRDefault="009E25EB">
      <w:pPr>
        <w:ind w:firstLineChars="200" w:firstLine="420"/>
        <w:rPr>
          <w:rFonts w:cs="Times New Roman"/>
          <w:szCs w:val="21"/>
        </w:rPr>
      </w:pPr>
      <w:r>
        <w:rPr>
          <w:rFonts w:cs="Times New Roman"/>
          <w:szCs w:val="21"/>
        </w:rPr>
        <w:t>通过</w:t>
      </w:r>
      <w:r>
        <w:rPr>
          <w:rFonts w:cs="Times New Roman"/>
          <w:szCs w:val="21"/>
        </w:rPr>
        <w:t>BLASTP(e-value&lt;10</w:t>
      </w:r>
      <w:r>
        <w:rPr>
          <w:rFonts w:cs="Times New Roman"/>
          <w:szCs w:val="21"/>
          <w:vertAlign w:val="superscript"/>
        </w:rPr>
        <w:t>-5</w:t>
      </w:r>
      <w:r>
        <w:rPr>
          <w:rFonts w:cs="Times New Roman"/>
          <w:szCs w:val="21"/>
        </w:rPr>
        <w:t>)</w:t>
      </w:r>
      <w:r>
        <w:rPr>
          <w:rFonts w:cs="Times New Roman"/>
          <w:szCs w:val="21"/>
        </w:rPr>
        <w:t>找到检索蛋白在所比较的物种中匹配到的最相似蛋白作为同源蛋白，若最优匹配的蛋白在物种自身中有比最优匹配</w:t>
      </w:r>
      <w:r>
        <w:rPr>
          <w:rFonts w:cs="Times New Roman"/>
          <w:szCs w:val="21"/>
        </w:rPr>
        <w:t xml:space="preserve">bit </w:t>
      </w:r>
      <w:proofErr w:type="spellStart"/>
      <w:r>
        <w:rPr>
          <w:rFonts w:cs="Times New Roman"/>
          <w:szCs w:val="21"/>
        </w:rPr>
        <w:t>socres</w:t>
      </w:r>
      <w:proofErr w:type="spellEnd"/>
      <w:r>
        <w:rPr>
          <w:rFonts w:cs="Times New Roman"/>
          <w:szCs w:val="21"/>
        </w:rPr>
        <w:t>更高的蛋白，则将这些蛋白</w:t>
      </w:r>
      <w:proofErr w:type="gramStart"/>
      <w:r>
        <w:rPr>
          <w:rFonts w:cs="Times New Roman"/>
          <w:szCs w:val="21"/>
        </w:rPr>
        <w:t>认作种</w:t>
      </w:r>
      <w:proofErr w:type="gramEnd"/>
      <w:r>
        <w:rPr>
          <w:rFonts w:cs="Times New Roman"/>
          <w:szCs w:val="21"/>
        </w:rPr>
        <w:t>内同源蛋白，也一同作为检索蛋白的同源蛋白。</w:t>
      </w:r>
    </w:p>
    <w:p w14:paraId="5EEFD15C" w14:textId="77777777" w:rsidR="00CE401D" w:rsidRDefault="00CE401D">
      <w:pPr>
        <w:jc w:val="left"/>
        <w:rPr>
          <w:rFonts w:cs="Times New Roman"/>
          <w:sz w:val="22"/>
        </w:rPr>
      </w:pPr>
    </w:p>
    <w:p w14:paraId="313F9642" w14:textId="77777777" w:rsidR="00CE401D" w:rsidRPr="00E90FA9" w:rsidRDefault="009E25EB">
      <w:pPr>
        <w:spacing w:line="480" w:lineRule="auto"/>
        <w:rPr>
          <w:rFonts w:cs="Times New Roman"/>
          <w:b/>
          <w:bCs/>
          <w:color w:val="000000"/>
          <w:sz w:val="24"/>
          <w:szCs w:val="24"/>
        </w:rPr>
      </w:pPr>
      <w:r w:rsidRPr="00E90FA9">
        <w:rPr>
          <w:rFonts w:cs="Times New Roman"/>
          <w:b/>
          <w:bCs/>
          <w:color w:val="000000"/>
          <w:sz w:val="24"/>
          <w:szCs w:val="24"/>
        </w:rPr>
        <w:t>作者贡献</w:t>
      </w:r>
    </w:p>
    <w:p w14:paraId="0256D4E5" w14:textId="77777777" w:rsidR="00E90FA9" w:rsidRDefault="009E25EB" w:rsidP="00E90FA9">
      <w:pPr>
        <w:pStyle w:val="ab"/>
        <w:ind w:firstLineChars="200" w:firstLine="420"/>
        <w:rPr>
          <w:rFonts w:cs="Times New Roman"/>
        </w:rPr>
      </w:pPr>
      <w:r>
        <w:rPr>
          <w:rFonts w:cs="Times New Roman"/>
        </w:rPr>
        <w:lastRenderedPageBreak/>
        <w:t>陈淼林负责具体分析工作，数据收集整理及文章撰写；许杰为通讯作者，负责研究思路指导，文章修改和审定。全体作者都阅读并同意最终文本。</w:t>
      </w:r>
    </w:p>
    <w:p w14:paraId="3A28078F" w14:textId="77777777" w:rsidR="00E90FA9" w:rsidRDefault="00E90FA9" w:rsidP="00E90FA9">
      <w:pPr>
        <w:pStyle w:val="ab"/>
        <w:rPr>
          <w:rFonts w:cs="Times New Roman"/>
        </w:rPr>
      </w:pPr>
    </w:p>
    <w:p w14:paraId="553C5FBB" w14:textId="58321328" w:rsidR="00CE401D" w:rsidRPr="00E90FA9" w:rsidRDefault="009E25EB" w:rsidP="00E90FA9">
      <w:pPr>
        <w:pStyle w:val="ab"/>
        <w:rPr>
          <w:rFonts w:cs="Times New Roman"/>
          <w:b/>
          <w:sz w:val="24"/>
          <w:szCs w:val="24"/>
        </w:rPr>
      </w:pPr>
      <w:r w:rsidRPr="00E90FA9">
        <w:rPr>
          <w:rFonts w:cs="Times New Roman"/>
          <w:b/>
          <w:sz w:val="24"/>
          <w:szCs w:val="24"/>
        </w:rPr>
        <w:t>致谢</w:t>
      </w:r>
    </w:p>
    <w:p w14:paraId="08317535" w14:textId="77777777" w:rsidR="00CE401D" w:rsidRDefault="009E25EB">
      <w:pPr>
        <w:ind w:firstLineChars="200" w:firstLine="360"/>
        <w:rPr>
          <w:rFonts w:cs="Times New Roman"/>
        </w:rPr>
      </w:pPr>
      <w:r>
        <w:rPr>
          <w:rFonts w:cs="Times New Roman"/>
          <w:sz w:val="18"/>
        </w:rPr>
        <w:t>本研究由国家自然科学基金面上项目</w:t>
      </w:r>
      <w:r>
        <w:rPr>
          <w:rFonts w:cs="Times New Roman"/>
          <w:sz w:val="18"/>
        </w:rPr>
        <w:t>(31370026</w:t>
      </w:r>
      <w:r>
        <w:rPr>
          <w:rFonts w:cs="Times New Roman"/>
          <w:sz w:val="18"/>
        </w:rPr>
        <w:t>、</w:t>
      </w:r>
      <w:r>
        <w:rPr>
          <w:rFonts w:cs="Times New Roman"/>
          <w:sz w:val="18"/>
        </w:rPr>
        <w:t>31570312</w:t>
      </w:r>
      <w:r>
        <w:rPr>
          <w:rFonts w:cs="Times New Roman"/>
          <w:sz w:val="18"/>
        </w:rPr>
        <w:t>和</w:t>
      </w:r>
      <w:r>
        <w:rPr>
          <w:rFonts w:cs="Times New Roman"/>
          <w:sz w:val="18"/>
        </w:rPr>
        <w:t>31500297)</w:t>
      </w:r>
      <w:r>
        <w:rPr>
          <w:rFonts w:cs="Times New Roman"/>
          <w:sz w:val="18"/>
        </w:rPr>
        <w:t>资助</w:t>
      </w:r>
      <w:r>
        <w:rPr>
          <w:rFonts w:cs="Times New Roman"/>
        </w:rPr>
        <w:t>。</w:t>
      </w:r>
    </w:p>
    <w:p w14:paraId="6C6A37C9" w14:textId="77777777" w:rsidR="00CE401D" w:rsidRDefault="00CE401D">
      <w:pPr>
        <w:widowControl/>
        <w:jc w:val="left"/>
        <w:rPr>
          <w:rFonts w:eastAsia="黑体" w:cs="Times New Roman"/>
          <w:sz w:val="28"/>
        </w:rPr>
      </w:pPr>
    </w:p>
    <w:p w14:paraId="41EB0970" w14:textId="77777777" w:rsidR="00CE401D" w:rsidRPr="00E90FA9" w:rsidRDefault="009E25EB">
      <w:pPr>
        <w:widowControl/>
        <w:jc w:val="left"/>
        <w:rPr>
          <w:rFonts w:ascii="宋体" w:hAnsi="宋体" w:cs="Times New Roman"/>
          <w:b/>
          <w:sz w:val="24"/>
          <w:szCs w:val="24"/>
        </w:rPr>
      </w:pPr>
      <w:commentRangeStart w:id="31"/>
      <w:commentRangeStart w:id="32"/>
      <w:r w:rsidRPr="00E90FA9">
        <w:rPr>
          <w:rFonts w:ascii="宋体" w:hAnsi="宋体" w:cs="Times New Roman"/>
          <w:b/>
          <w:sz w:val="24"/>
          <w:szCs w:val="24"/>
        </w:rPr>
        <w:t>参考文献</w:t>
      </w:r>
      <w:commentRangeEnd w:id="31"/>
      <w:r w:rsidRPr="00E90FA9">
        <w:rPr>
          <w:sz w:val="24"/>
          <w:szCs w:val="24"/>
        </w:rPr>
        <w:commentReference w:id="31"/>
      </w:r>
      <w:commentRangeEnd w:id="32"/>
      <w:r w:rsidR="00AB7756">
        <w:rPr>
          <w:rStyle w:val="aa"/>
        </w:rPr>
        <w:commentReference w:id="32"/>
      </w:r>
    </w:p>
    <w:p w14:paraId="2D8E5415" w14:textId="3A4B2C60" w:rsidR="00AB7756" w:rsidRDefault="009E25EB" w:rsidP="00AB7756">
      <w:pPr>
        <w:autoSpaceDE w:val="0"/>
        <w:autoSpaceDN w:val="0"/>
        <w:adjustRightInd w:val="0"/>
        <w:spacing w:after="140" w:line="288" w:lineRule="auto"/>
        <w:ind w:left="480" w:hanging="480"/>
        <w:jc w:val="left"/>
        <w:rPr>
          <w:rFonts w:cs="Times New Roman"/>
          <w:noProof/>
          <w:kern w:val="0"/>
          <w:sz w:val="20"/>
          <w:szCs w:val="24"/>
        </w:rPr>
      </w:pPr>
      <w:r>
        <w:rPr>
          <w:rFonts w:cs="Times New Roman"/>
          <w:szCs w:val="21"/>
        </w:rPr>
        <w:fldChar w:fldCharType="begin" w:fldLock="1"/>
      </w:r>
      <w:r>
        <w:rPr>
          <w:rFonts w:cs="Times New Roman"/>
          <w:szCs w:val="21"/>
        </w:rPr>
        <w:instrText xml:space="preserve">ADDIN Mendeley Bibliography CSL_BIBLIOGRAPHY </w:instrText>
      </w:r>
      <w:r>
        <w:rPr>
          <w:rFonts w:cs="Times New Roman"/>
          <w:szCs w:val="21"/>
        </w:rPr>
        <w:fldChar w:fldCharType="separate"/>
      </w:r>
      <w:r w:rsidR="00AB7756" w:rsidRPr="007769E7">
        <w:rPr>
          <w:rFonts w:cs="Times New Roman"/>
          <w:szCs w:val="21"/>
        </w:rPr>
        <w:fldChar w:fldCharType="begin" w:fldLock="1"/>
      </w:r>
      <w:r w:rsidR="00AB7756" w:rsidRPr="007769E7">
        <w:rPr>
          <w:rFonts w:cs="Times New Roman"/>
          <w:szCs w:val="21"/>
        </w:rPr>
        <w:instrText xml:space="preserve">ADDIN Mendeley Bibliography CSL_BIBLIOGRAPHY </w:instrText>
      </w:r>
      <w:r w:rsidR="00AB7756" w:rsidRPr="007769E7">
        <w:rPr>
          <w:rFonts w:cs="Times New Roman"/>
          <w:szCs w:val="21"/>
        </w:rPr>
        <w:fldChar w:fldCharType="separate"/>
      </w:r>
      <w:r w:rsidR="00AB7756" w:rsidRPr="00223C46">
        <w:rPr>
          <w:rFonts w:cs="Times New Roman"/>
          <w:noProof/>
          <w:kern w:val="0"/>
          <w:sz w:val="20"/>
          <w:szCs w:val="24"/>
        </w:rPr>
        <w:t>Adams, K.L., Wendel, J.F., 2005. Polyploidy and genome evolution in pla</w:t>
      </w:r>
      <w:r w:rsidR="00AB7756">
        <w:rPr>
          <w:rFonts w:cs="Times New Roman"/>
          <w:noProof/>
          <w:kern w:val="0"/>
          <w:sz w:val="20"/>
          <w:szCs w:val="24"/>
        </w:rPr>
        <w:t>nts. Curr. Opin. Plant Biol.</w:t>
      </w:r>
      <w:r w:rsidR="00075390">
        <w:rPr>
          <w:rFonts w:cs="Times New Roman"/>
          <w:noProof/>
          <w:kern w:val="0"/>
          <w:sz w:val="20"/>
          <w:szCs w:val="24"/>
        </w:rPr>
        <w:t>,</w:t>
      </w:r>
      <w:r w:rsidR="00AB7756">
        <w:rPr>
          <w:rFonts w:cs="Times New Roman"/>
          <w:noProof/>
          <w:kern w:val="0"/>
          <w:sz w:val="20"/>
          <w:szCs w:val="24"/>
        </w:rPr>
        <w:t xml:space="preserve"> 8</w:t>
      </w:r>
      <w:r w:rsidR="00075390">
        <w:rPr>
          <w:rFonts w:cs="Times New Roman"/>
          <w:noProof/>
          <w:kern w:val="0"/>
          <w:sz w:val="20"/>
          <w:szCs w:val="24"/>
        </w:rPr>
        <w:t>(2):</w:t>
      </w:r>
      <w:r w:rsidR="00AB7756">
        <w:rPr>
          <w:rFonts w:cs="Times New Roman"/>
          <w:noProof/>
          <w:kern w:val="0"/>
          <w:sz w:val="20"/>
          <w:szCs w:val="24"/>
        </w:rPr>
        <w:t xml:space="preserve"> </w:t>
      </w:r>
      <w:r w:rsidR="00AB7756" w:rsidRPr="00223C46">
        <w:rPr>
          <w:rFonts w:cs="Times New Roman"/>
          <w:noProof/>
          <w:kern w:val="0"/>
          <w:sz w:val="20"/>
          <w:szCs w:val="24"/>
        </w:rPr>
        <w:t xml:space="preserve">135–41. </w:t>
      </w:r>
    </w:p>
    <w:p w14:paraId="483C7B13"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http://www.sciencedirect.com/science/article/pii/S1369526605000051</w:t>
      </w:r>
    </w:p>
    <w:p w14:paraId="534A72C0" w14:textId="272B2C98"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t xml:space="preserve">Bowers, J.E., Chapman, B.A., Rong, J.K., Paterson, A.H., 2003. </w:t>
      </w:r>
      <w:bookmarkStart w:id="34" w:name="OLE_LINK81"/>
      <w:r w:rsidRPr="00223C46">
        <w:rPr>
          <w:rFonts w:cs="Times New Roman"/>
          <w:noProof/>
          <w:kern w:val="0"/>
          <w:sz w:val="20"/>
          <w:szCs w:val="24"/>
        </w:rPr>
        <w:t>Unravelling Angiosperm Genome Evolution by Phylogenetic Analysis of Chromosomal Duplication Events</w:t>
      </w:r>
      <w:bookmarkEnd w:id="34"/>
      <w:r w:rsidRPr="00223C46">
        <w:rPr>
          <w:rFonts w:cs="Times New Roman"/>
          <w:noProof/>
          <w:kern w:val="0"/>
          <w:sz w:val="20"/>
          <w:szCs w:val="24"/>
        </w:rPr>
        <w:t xml:space="preserve">. </w:t>
      </w:r>
      <w:r w:rsidR="00075390" w:rsidRPr="00075390">
        <w:rPr>
          <w:rFonts w:cs="Times New Roman"/>
          <w:noProof/>
          <w:kern w:val="0"/>
          <w:sz w:val="20"/>
          <w:szCs w:val="24"/>
        </w:rPr>
        <w:t xml:space="preserve">Nature, </w:t>
      </w:r>
      <w:r w:rsidR="00075390">
        <w:rPr>
          <w:rFonts w:cs="Times New Roman"/>
          <w:noProof/>
          <w:kern w:val="0"/>
          <w:sz w:val="20"/>
          <w:szCs w:val="24"/>
        </w:rPr>
        <w:t>4</w:t>
      </w:r>
      <w:r w:rsidR="00075390" w:rsidRPr="00075390">
        <w:rPr>
          <w:rFonts w:cs="Times New Roman"/>
          <w:noProof/>
          <w:kern w:val="0"/>
          <w:sz w:val="20"/>
          <w:szCs w:val="24"/>
        </w:rPr>
        <w:t>22(6930):</w:t>
      </w:r>
      <w:r w:rsidR="00075390">
        <w:rPr>
          <w:rFonts w:cs="Times New Roman"/>
          <w:noProof/>
          <w:kern w:val="0"/>
          <w:sz w:val="20"/>
          <w:szCs w:val="24"/>
        </w:rPr>
        <w:t xml:space="preserve"> </w:t>
      </w:r>
      <w:r w:rsidR="00075390" w:rsidRPr="00075390">
        <w:rPr>
          <w:rFonts w:cs="Times New Roman"/>
          <w:noProof/>
          <w:kern w:val="0"/>
          <w:sz w:val="20"/>
          <w:szCs w:val="24"/>
        </w:rPr>
        <w:t>433-438.</w:t>
      </w:r>
    </w:p>
    <w:p w14:paraId="6A210A56"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http://dx.doi.org/10.1038/nature01521</w:t>
      </w:r>
    </w:p>
    <w:p w14:paraId="1096763D" w14:textId="39B98454"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t xml:space="preserve">Cao, P., Jung, K.-H., Choi, D., Hwang, D., Zhu, J., Ronald, P.C., 2012. </w:t>
      </w:r>
      <w:bookmarkStart w:id="35" w:name="OLE_LINK82"/>
      <w:r w:rsidRPr="00223C46">
        <w:rPr>
          <w:rFonts w:cs="Times New Roman"/>
          <w:noProof/>
          <w:kern w:val="0"/>
          <w:sz w:val="20"/>
          <w:szCs w:val="24"/>
        </w:rPr>
        <w:t>The rice oligonucleotide array database: an atlas of rice gene expression</w:t>
      </w:r>
      <w:bookmarkEnd w:id="35"/>
      <w:r w:rsidR="00075390">
        <w:rPr>
          <w:rFonts w:cs="Times New Roman"/>
          <w:noProof/>
          <w:kern w:val="0"/>
          <w:sz w:val="20"/>
          <w:szCs w:val="24"/>
        </w:rPr>
        <w:t>. Rice, 5(1): 17-17</w:t>
      </w:r>
      <w:r w:rsidRPr="00223C46">
        <w:rPr>
          <w:rFonts w:cs="Times New Roman"/>
          <w:noProof/>
          <w:kern w:val="0"/>
          <w:sz w:val="20"/>
          <w:szCs w:val="24"/>
        </w:rPr>
        <w:t>.</w:t>
      </w:r>
    </w:p>
    <w:p w14:paraId="7742B256"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http://link.springer.com/article/10.1186%2F1939-8433-5-17</w:t>
      </w:r>
    </w:p>
    <w:p w14:paraId="54C08593" w14:textId="7C9ECABE"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t>Chen, C., Grennan, K., Badner, J., Zhang, D., Gershon, E., Jin, L., Liu, C., 2011. Removing batch effects in analysis of expression microarray data: an evaluation of six batch adjustment methods. PLoS One</w:t>
      </w:r>
      <w:r w:rsidR="00C936CA">
        <w:rPr>
          <w:rFonts w:cs="Times New Roman" w:hint="eastAsia"/>
          <w:noProof/>
          <w:kern w:val="0"/>
          <w:sz w:val="20"/>
          <w:szCs w:val="24"/>
        </w:rPr>
        <w:t>,</w:t>
      </w:r>
      <w:r w:rsidR="00C936CA">
        <w:rPr>
          <w:rFonts w:cs="Times New Roman"/>
          <w:noProof/>
          <w:kern w:val="0"/>
          <w:sz w:val="20"/>
          <w:szCs w:val="24"/>
        </w:rPr>
        <w:t xml:space="preserve"> 6(2):</w:t>
      </w:r>
      <w:r w:rsidRPr="00223C46">
        <w:rPr>
          <w:rFonts w:cs="Times New Roman"/>
          <w:noProof/>
          <w:kern w:val="0"/>
          <w:sz w:val="20"/>
          <w:szCs w:val="24"/>
        </w:rPr>
        <w:t xml:space="preserve"> e17238. </w:t>
      </w:r>
    </w:p>
    <w:p w14:paraId="78D14DD0"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http://europepmc.org/articles/PMC3046121/</w:t>
      </w:r>
    </w:p>
    <w:p w14:paraId="10A3169B" w14:textId="011655ED"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t>Cui, J., Han, L.Y., Li, H., Ung, C.Y., Tang, Z.Q., Zheng, C.J., Cao, Z.W., Chen, Y.Z., 2007. Computer prediction of allergen proteins from sequence-derived protein structural and physicochemical properties. Mol. Immunol.</w:t>
      </w:r>
      <w:r w:rsidR="00075390">
        <w:rPr>
          <w:rFonts w:cs="Times New Roman"/>
          <w:noProof/>
          <w:kern w:val="0"/>
          <w:sz w:val="20"/>
          <w:szCs w:val="24"/>
        </w:rPr>
        <w:t>, 44(4):</w:t>
      </w:r>
      <w:r w:rsidRPr="00223C46">
        <w:rPr>
          <w:rFonts w:cs="Times New Roman"/>
          <w:noProof/>
          <w:kern w:val="0"/>
          <w:sz w:val="20"/>
          <w:szCs w:val="24"/>
        </w:rPr>
        <w:t xml:space="preserve"> 514–520. </w:t>
      </w:r>
    </w:p>
    <w:p w14:paraId="5BA6FD77"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http://www.sciencedirect.com/science/article/pii/S0161589006000368</w:t>
      </w:r>
    </w:p>
    <w:p w14:paraId="3056B12C" w14:textId="1942EEC7"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t>Enrique, E., Ahrazem, O., Bartra, J., Latorre, M.D., Castelló, J.V., Mateo, J.A. De, Montoya, E., Malek, T., Barber, D., Salcedo, G., 2005. Lipid transfer protein is involved in rhinoconjunctivitis and asthma produced by rice inhalation. J. Allergy Clin. Immunol.</w:t>
      </w:r>
      <w:r w:rsidR="00431046">
        <w:rPr>
          <w:rFonts w:cs="Times New Roman"/>
          <w:noProof/>
          <w:kern w:val="0"/>
          <w:sz w:val="20"/>
          <w:szCs w:val="24"/>
        </w:rPr>
        <w:t>, 116(4):</w:t>
      </w:r>
      <w:r w:rsidRPr="00223C46">
        <w:rPr>
          <w:rFonts w:cs="Times New Roman"/>
          <w:noProof/>
          <w:kern w:val="0"/>
          <w:sz w:val="20"/>
          <w:szCs w:val="24"/>
        </w:rPr>
        <w:t xml:space="preserve"> 926–928.</w:t>
      </w:r>
    </w:p>
    <w:p w14:paraId="08D7B0E4"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http://www.sciencedirect.com/science/article/pii/S0091674905013709</w:t>
      </w:r>
    </w:p>
    <w:p w14:paraId="55A9CE61" w14:textId="77777777"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t xml:space="preserve">FAO/WHO, 2003. </w:t>
      </w:r>
      <w:bookmarkStart w:id="36" w:name="OLE_LINK91"/>
      <w:bookmarkStart w:id="37" w:name="OLE_LINK92"/>
      <w:r w:rsidRPr="00223C46">
        <w:rPr>
          <w:rFonts w:cs="Times New Roman"/>
          <w:noProof/>
          <w:kern w:val="0"/>
          <w:sz w:val="20"/>
          <w:szCs w:val="24"/>
        </w:rPr>
        <w:t>Report of a Joint FAO/WHO Expert Consultation on Allergenicity of Foods</w:t>
      </w:r>
      <w:bookmarkEnd w:id="36"/>
      <w:bookmarkEnd w:id="37"/>
      <w:r w:rsidRPr="00223C46">
        <w:rPr>
          <w:rFonts w:cs="Times New Roman"/>
          <w:noProof/>
          <w:kern w:val="0"/>
          <w:sz w:val="20"/>
          <w:szCs w:val="24"/>
        </w:rPr>
        <w:t xml:space="preserve"> Derived from Bio-technology Rome.</w:t>
      </w:r>
    </w:p>
    <w:p w14:paraId="6E5F37E0"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http://www.fao.org/ag/agn/food/pdf/bi03al.pdf</w:t>
      </w:r>
    </w:p>
    <w:p w14:paraId="55EF8801" w14:textId="0A3DC58B"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lastRenderedPageBreak/>
        <w:t xml:space="preserve">Finn, R.D., Bateman, A., Clements, J., Coggill, P., Eberhardt, R.Y., Eddy, S.R., Heger, A., Hetherington, K., Holm, L., Mistry, J., Sonnhammer, E.L.L., Tate, J., Punta, M., 2014. </w:t>
      </w:r>
      <w:bookmarkStart w:id="38" w:name="OLE_LINK1"/>
      <w:bookmarkStart w:id="39" w:name="OLE_LINK93"/>
      <w:bookmarkStart w:id="40" w:name="OLE_LINK94"/>
      <w:r w:rsidRPr="00223C46">
        <w:rPr>
          <w:rFonts w:cs="Times New Roman"/>
          <w:noProof/>
          <w:kern w:val="0"/>
          <w:sz w:val="20"/>
          <w:szCs w:val="24"/>
        </w:rPr>
        <w:t>Pfam: The protein families database</w:t>
      </w:r>
      <w:bookmarkEnd w:id="38"/>
      <w:r w:rsidRPr="00223C46">
        <w:rPr>
          <w:rFonts w:cs="Times New Roman"/>
          <w:noProof/>
          <w:kern w:val="0"/>
          <w:sz w:val="20"/>
          <w:szCs w:val="24"/>
        </w:rPr>
        <w:t>.</w:t>
      </w:r>
      <w:bookmarkEnd w:id="39"/>
      <w:bookmarkEnd w:id="40"/>
      <w:r>
        <w:rPr>
          <w:rFonts w:cs="Times New Roman"/>
          <w:noProof/>
          <w:kern w:val="0"/>
          <w:sz w:val="20"/>
          <w:szCs w:val="24"/>
        </w:rPr>
        <w:t xml:space="preserve"> Nucleic Acids Res</w:t>
      </w:r>
      <w:r w:rsidR="00431046">
        <w:rPr>
          <w:rFonts w:cs="Times New Roman"/>
          <w:noProof/>
          <w:kern w:val="0"/>
          <w:sz w:val="20"/>
          <w:szCs w:val="24"/>
        </w:rPr>
        <w:t>.</w:t>
      </w:r>
      <w:r w:rsidRPr="0022471C">
        <w:rPr>
          <w:rFonts w:cs="Times New Roman"/>
          <w:noProof/>
          <w:kern w:val="0"/>
          <w:sz w:val="20"/>
          <w:szCs w:val="24"/>
        </w:rPr>
        <w:t>, 42(Database issue):</w:t>
      </w:r>
      <w:r w:rsidR="00C936CA">
        <w:rPr>
          <w:rFonts w:cs="Times New Roman"/>
          <w:noProof/>
          <w:kern w:val="0"/>
          <w:sz w:val="20"/>
          <w:szCs w:val="24"/>
        </w:rPr>
        <w:t xml:space="preserve"> </w:t>
      </w:r>
      <w:r w:rsidRPr="0022471C">
        <w:rPr>
          <w:rFonts w:cs="Times New Roman"/>
          <w:noProof/>
          <w:kern w:val="0"/>
          <w:sz w:val="20"/>
          <w:szCs w:val="24"/>
        </w:rPr>
        <w:t>D222-30.</w:t>
      </w:r>
    </w:p>
    <w:p w14:paraId="61418379"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http://nar.oxfordjournals.org/content/42/D1/D222.full</w:t>
      </w:r>
    </w:p>
    <w:p w14:paraId="295DB57D" w14:textId="2175B672"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t xml:space="preserve">Flicker, S., Steinberger, P., Ball, T., Krauth, M.T., Verdino, P., Valent, P., Almo, S., Valenta, R., 2006. </w:t>
      </w:r>
      <w:bookmarkStart w:id="41" w:name="OLE_LINK95"/>
      <w:bookmarkStart w:id="42" w:name="OLE_LINK96"/>
      <w:r w:rsidRPr="00223C46">
        <w:rPr>
          <w:rFonts w:cs="Times New Roman"/>
          <w:noProof/>
          <w:kern w:val="0"/>
          <w:sz w:val="20"/>
          <w:szCs w:val="24"/>
        </w:rPr>
        <w:t>Spatial clustering of the IgE epitopes on the major timothy grass pollen allergen Phl p 1: Importance for allergenic activity</w:t>
      </w:r>
      <w:bookmarkEnd w:id="41"/>
      <w:bookmarkEnd w:id="42"/>
      <w:r w:rsidR="00075390">
        <w:rPr>
          <w:rFonts w:cs="Times New Roman"/>
          <w:noProof/>
          <w:kern w:val="0"/>
          <w:sz w:val="20"/>
          <w:szCs w:val="24"/>
        </w:rPr>
        <w:t>. J. Allergy Clin. Immunol., 117(117):</w:t>
      </w:r>
      <w:r w:rsidRPr="00223C46">
        <w:rPr>
          <w:rFonts w:cs="Times New Roman"/>
          <w:noProof/>
          <w:kern w:val="0"/>
          <w:sz w:val="20"/>
          <w:szCs w:val="24"/>
        </w:rPr>
        <w:t xml:space="preserve"> 1336–1343. </w:t>
      </w:r>
    </w:p>
    <w:p w14:paraId="0B0851E8"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http://www.sciencedirect.com/science/article/pii/S0091674906003241</w:t>
      </w:r>
    </w:p>
    <w:p w14:paraId="593AEE6C" w14:textId="1B8A5BDB"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t xml:space="preserve">Gendeh, B.S., Murad, S., Razi, A.M., Abdullah, N., Mohamed, A.S., Kadir, K.A., 2000. </w:t>
      </w:r>
      <w:bookmarkStart w:id="43" w:name="OLE_LINK97"/>
      <w:bookmarkStart w:id="44" w:name="OLE_LINK98"/>
      <w:r w:rsidRPr="00223C46">
        <w:rPr>
          <w:rFonts w:cs="Times New Roman"/>
          <w:noProof/>
          <w:kern w:val="0"/>
          <w:sz w:val="20"/>
          <w:szCs w:val="24"/>
        </w:rPr>
        <w:t>Skin prick test reactivity to foods in adult Malaysians with rhinitis.</w:t>
      </w:r>
      <w:bookmarkEnd w:id="43"/>
      <w:bookmarkEnd w:id="44"/>
      <w:r w:rsidRPr="00223C46">
        <w:rPr>
          <w:rFonts w:cs="Times New Roman"/>
          <w:noProof/>
          <w:kern w:val="0"/>
          <w:sz w:val="20"/>
          <w:szCs w:val="24"/>
        </w:rPr>
        <w:t xml:space="preserve"> Otolaryngol. Head Neck Surg.</w:t>
      </w:r>
      <w:r w:rsidR="00431046" w:rsidRPr="00431046">
        <w:rPr>
          <w:rFonts w:cs="Times New Roman"/>
          <w:noProof/>
          <w:kern w:val="0"/>
          <w:sz w:val="20"/>
          <w:szCs w:val="24"/>
        </w:rPr>
        <w:t>, 122(5):758-762.</w:t>
      </w:r>
    </w:p>
    <w:p w14:paraId="44D98777"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http://www.sciencedirect.com/science/article/pii/S0194599800702117</w:t>
      </w:r>
    </w:p>
    <w:p w14:paraId="682EBF16" w14:textId="52241434"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t xml:space="preserve">Goff, S.A., Briggs, S., 2002. </w:t>
      </w:r>
      <w:bookmarkStart w:id="45" w:name="OLE_LINK99"/>
      <w:bookmarkStart w:id="46" w:name="OLE_LINK100"/>
      <w:r w:rsidRPr="00223C46">
        <w:rPr>
          <w:rFonts w:cs="Times New Roman"/>
          <w:noProof/>
          <w:kern w:val="0"/>
          <w:sz w:val="20"/>
          <w:szCs w:val="24"/>
        </w:rPr>
        <w:t xml:space="preserve">A Draft Sequence of the Rice Genome </w:t>
      </w:r>
      <w:bookmarkEnd w:id="45"/>
      <w:bookmarkEnd w:id="46"/>
      <w:r w:rsidRPr="00223C46">
        <w:rPr>
          <w:rFonts w:cs="Times New Roman"/>
          <w:noProof/>
          <w:kern w:val="0"/>
          <w:sz w:val="20"/>
          <w:szCs w:val="24"/>
        </w:rPr>
        <w:t>(Oryza sa</w:t>
      </w:r>
      <w:r w:rsidR="00431046">
        <w:rPr>
          <w:rFonts w:cs="Times New Roman"/>
          <w:noProof/>
          <w:kern w:val="0"/>
          <w:sz w:val="20"/>
          <w:szCs w:val="24"/>
        </w:rPr>
        <w:t>tiva L. ssp. japonica). Science,</w:t>
      </w:r>
      <w:r w:rsidR="00431046" w:rsidRPr="00431046">
        <w:rPr>
          <w:rFonts w:cs="Times New Roman"/>
          <w:noProof/>
          <w:kern w:val="0"/>
          <w:sz w:val="20"/>
          <w:szCs w:val="24"/>
        </w:rPr>
        <w:t xml:space="preserve"> 296(5565):</w:t>
      </w:r>
      <w:r w:rsidR="00431046">
        <w:rPr>
          <w:rFonts w:cs="Times New Roman"/>
          <w:noProof/>
          <w:kern w:val="0"/>
          <w:sz w:val="20"/>
          <w:szCs w:val="24"/>
        </w:rPr>
        <w:t xml:space="preserve"> </w:t>
      </w:r>
      <w:r w:rsidR="00431046" w:rsidRPr="00431046">
        <w:rPr>
          <w:rFonts w:cs="Times New Roman"/>
          <w:noProof/>
          <w:kern w:val="0"/>
          <w:sz w:val="20"/>
          <w:szCs w:val="24"/>
        </w:rPr>
        <w:t>92-100.</w:t>
      </w:r>
    </w:p>
    <w:p w14:paraId="6465AD8B"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http://classic.sciencemag.org/content/296/5565/92.long</w:t>
      </w:r>
    </w:p>
    <w:p w14:paraId="2BBFA5AF" w14:textId="26CD5357"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t xml:space="preserve">Hirano, K., Hino, S., Oshima, K., Okajima, T., Nadano, D., Urisu, A., Takaiwa, F., Matsuda, T., 2013. </w:t>
      </w:r>
      <w:bookmarkStart w:id="47" w:name="OLE_LINK101"/>
      <w:bookmarkStart w:id="48" w:name="OLE_LINK102"/>
      <w:r w:rsidRPr="00223C46">
        <w:rPr>
          <w:rFonts w:cs="Times New Roman"/>
          <w:noProof/>
          <w:kern w:val="0"/>
          <w:sz w:val="20"/>
          <w:szCs w:val="24"/>
        </w:rPr>
        <w:t>Allergenic potential of rice-pollen proteins: expression, immuno-cross reactivity and IgE-binding</w:t>
      </w:r>
      <w:bookmarkEnd w:id="47"/>
      <w:bookmarkEnd w:id="48"/>
      <w:r w:rsidRPr="00223C46">
        <w:rPr>
          <w:rFonts w:cs="Times New Roman"/>
          <w:noProof/>
          <w:kern w:val="0"/>
          <w:sz w:val="20"/>
          <w:szCs w:val="24"/>
        </w:rPr>
        <w:t>. J. Biochem.</w:t>
      </w:r>
      <w:r w:rsidR="00C936CA" w:rsidRPr="00C936CA">
        <w:rPr>
          <w:rFonts w:cs="Times New Roman"/>
          <w:noProof/>
          <w:kern w:val="0"/>
          <w:sz w:val="20"/>
          <w:szCs w:val="24"/>
        </w:rPr>
        <w:t>, 154(2):</w:t>
      </w:r>
      <w:r w:rsidR="00C936CA">
        <w:rPr>
          <w:rFonts w:cs="Times New Roman"/>
          <w:noProof/>
          <w:kern w:val="0"/>
          <w:sz w:val="20"/>
          <w:szCs w:val="24"/>
        </w:rPr>
        <w:t xml:space="preserve"> </w:t>
      </w:r>
      <w:r w:rsidR="00C936CA" w:rsidRPr="00C936CA">
        <w:rPr>
          <w:rFonts w:cs="Times New Roman"/>
          <w:noProof/>
          <w:kern w:val="0"/>
          <w:sz w:val="20"/>
          <w:szCs w:val="24"/>
        </w:rPr>
        <w:t>195-205.</w:t>
      </w:r>
    </w:p>
    <w:p w14:paraId="7243EB89"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http://jb.oxfordjournals.org/content/154/2/195.short</w:t>
      </w:r>
    </w:p>
    <w:p w14:paraId="32AFD31E" w14:textId="77777777" w:rsidR="00AB7756" w:rsidRDefault="00AB7756" w:rsidP="00AB7756">
      <w:pPr>
        <w:autoSpaceDE w:val="0"/>
        <w:autoSpaceDN w:val="0"/>
        <w:adjustRightInd w:val="0"/>
        <w:spacing w:after="140" w:line="288" w:lineRule="auto"/>
        <w:ind w:left="480" w:hanging="480"/>
        <w:jc w:val="left"/>
        <w:rPr>
          <w:rFonts w:cs="Times New Roman"/>
          <w:noProof/>
          <w:kern w:val="0"/>
          <w:szCs w:val="21"/>
        </w:rPr>
      </w:pPr>
      <w:r w:rsidRPr="00D208B1">
        <w:rPr>
          <w:rFonts w:cs="Times New Roman" w:hint="eastAsia"/>
          <w:noProof/>
          <w:kern w:val="0"/>
          <w:szCs w:val="21"/>
        </w:rPr>
        <w:t xml:space="preserve">Huang Y., Zhu L., Luo R., Zhang D., Xu J., 2015. </w:t>
      </w:r>
      <w:r w:rsidRPr="00D208B1">
        <w:rPr>
          <w:rFonts w:cs="Times New Roman"/>
          <w:noProof/>
          <w:kern w:val="0"/>
          <w:szCs w:val="21"/>
        </w:rPr>
        <w:t>Evolutionary and Expression Profile Analysis of the Non-specific Lipid</w:t>
      </w:r>
      <w:r w:rsidRPr="00D208B1">
        <w:rPr>
          <w:rFonts w:cs="Times New Roman" w:hint="eastAsia"/>
          <w:noProof/>
          <w:kern w:val="0"/>
          <w:szCs w:val="21"/>
        </w:rPr>
        <w:t xml:space="preserve"> </w:t>
      </w:r>
      <w:r w:rsidRPr="00D208B1">
        <w:rPr>
          <w:rFonts w:cs="Times New Roman"/>
          <w:noProof/>
          <w:kern w:val="0"/>
          <w:szCs w:val="21"/>
        </w:rPr>
        <w:t>Transfer Proteins Genes Superfamily in and Rice. Genomics and Applied Biology</w:t>
      </w:r>
      <w:r>
        <w:rPr>
          <w:rFonts w:cs="Times New Roman"/>
          <w:noProof/>
          <w:kern w:val="0"/>
          <w:szCs w:val="21"/>
        </w:rPr>
        <w:t xml:space="preserve">, </w:t>
      </w:r>
      <w:r>
        <w:rPr>
          <w:rFonts w:cs="Times New Roman" w:hint="eastAsia"/>
          <w:noProof/>
          <w:kern w:val="0"/>
          <w:szCs w:val="21"/>
        </w:rPr>
        <w:t>34(</w:t>
      </w:r>
      <w:r>
        <w:rPr>
          <w:rFonts w:cs="Times New Roman"/>
          <w:noProof/>
          <w:kern w:val="0"/>
          <w:szCs w:val="21"/>
        </w:rPr>
        <w:t>7</w:t>
      </w:r>
      <w:r>
        <w:rPr>
          <w:rFonts w:cs="Times New Roman" w:hint="eastAsia"/>
          <w:noProof/>
          <w:kern w:val="0"/>
          <w:szCs w:val="21"/>
        </w:rPr>
        <w:t>)</w:t>
      </w:r>
      <w:r>
        <w:rPr>
          <w:rFonts w:cs="Times New Roman"/>
          <w:noProof/>
          <w:kern w:val="0"/>
          <w:szCs w:val="21"/>
        </w:rPr>
        <w:t xml:space="preserve">: </w:t>
      </w:r>
      <w:r w:rsidRPr="00D208B1">
        <w:rPr>
          <w:rFonts w:cs="Times New Roman"/>
          <w:noProof/>
          <w:kern w:val="0"/>
          <w:szCs w:val="21"/>
        </w:rPr>
        <w:t>1510-1521. (</w:t>
      </w:r>
      <w:r w:rsidRPr="00D208B1">
        <w:rPr>
          <w:rFonts w:cs="Times New Roman"/>
          <w:noProof/>
          <w:kern w:val="0"/>
          <w:szCs w:val="21"/>
        </w:rPr>
        <w:t>黄岳</w:t>
      </w:r>
      <w:r w:rsidRPr="00D208B1">
        <w:rPr>
          <w:rFonts w:cs="Times New Roman"/>
          <w:noProof/>
          <w:kern w:val="0"/>
          <w:szCs w:val="21"/>
        </w:rPr>
        <w:t xml:space="preserve">, </w:t>
      </w:r>
      <w:r w:rsidRPr="00D208B1">
        <w:rPr>
          <w:rFonts w:cs="Times New Roman"/>
          <w:noProof/>
          <w:kern w:val="0"/>
          <w:szCs w:val="21"/>
        </w:rPr>
        <w:t>朱璐</w:t>
      </w:r>
      <w:r w:rsidRPr="00D208B1">
        <w:rPr>
          <w:rFonts w:cs="Times New Roman"/>
          <w:noProof/>
          <w:kern w:val="0"/>
          <w:szCs w:val="21"/>
        </w:rPr>
        <w:t xml:space="preserve">, </w:t>
      </w:r>
      <w:r w:rsidRPr="00D208B1">
        <w:rPr>
          <w:rFonts w:cs="Times New Roman"/>
          <w:noProof/>
          <w:kern w:val="0"/>
          <w:szCs w:val="21"/>
        </w:rPr>
        <w:t>罗人和</w:t>
      </w:r>
      <w:r w:rsidRPr="00D208B1">
        <w:rPr>
          <w:rFonts w:cs="Times New Roman"/>
          <w:noProof/>
          <w:kern w:val="0"/>
          <w:szCs w:val="21"/>
        </w:rPr>
        <w:t xml:space="preserve">, </w:t>
      </w:r>
      <w:r w:rsidRPr="00D208B1">
        <w:rPr>
          <w:rFonts w:cs="Times New Roman"/>
          <w:noProof/>
          <w:kern w:val="0"/>
          <w:szCs w:val="21"/>
        </w:rPr>
        <w:t>张大兵</w:t>
      </w:r>
      <w:r w:rsidRPr="00D208B1">
        <w:rPr>
          <w:rFonts w:cs="Times New Roman"/>
          <w:noProof/>
          <w:kern w:val="0"/>
          <w:szCs w:val="21"/>
        </w:rPr>
        <w:t xml:space="preserve">, </w:t>
      </w:r>
      <w:r w:rsidRPr="00D208B1">
        <w:rPr>
          <w:rFonts w:cs="Times New Roman"/>
          <w:noProof/>
          <w:kern w:val="0"/>
          <w:szCs w:val="21"/>
        </w:rPr>
        <w:t>许杰</w:t>
      </w:r>
      <w:r w:rsidRPr="00D208B1">
        <w:rPr>
          <w:rFonts w:cs="Times New Roman"/>
          <w:noProof/>
          <w:kern w:val="0"/>
          <w:szCs w:val="21"/>
        </w:rPr>
        <w:t xml:space="preserve">, 2015. </w:t>
      </w:r>
      <w:r w:rsidRPr="00D208B1">
        <w:rPr>
          <w:rFonts w:cs="Times New Roman"/>
          <w:noProof/>
          <w:kern w:val="0"/>
          <w:szCs w:val="21"/>
        </w:rPr>
        <w:t>拟南芥和水稻非特异脂质转运蛋白的分子进化、表达模式以及在花药发育中的功能分析</w:t>
      </w:r>
      <w:r w:rsidRPr="00D208B1">
        <w:rPr>
          <w:rFonts w:cs="Times New Roman"/>
          <w:noProof/>
          <w:kern w:val="0"/>
          <w:szCs w:val="21"/>
        </w:rPr>
        <w:t xml:space="preserve">. </w:t>
      </w:r>
      <w:r w:rsidRPr="00D208B1">
        <w:rPr>
          <w:rFonts w:cs="Times New Roman"/>
          <w:noProof/>
          <w:kern w:val="0"/>
          <w:szCs w:val="21"/>
        </w:rPr>
        <w:t>基因组学与应用生物学</w:t>
      </w:r>
      <w:r>
        <w:rPr>
          <w:rFonts w:cs="Times New Roman" w:hint="eastAsia"/>
          <w:noProof/>
          <w:kern w:val="0"/>
          <w:szCs w:val="21"/>
        </w:rPr>
        <w:t>, 34(</w:t>
      </w:r>
      <w:r>
        <w:rPr>
          <w:rFonts w:cs="Times New Roman"/>
          <w:noProof/>
          <w:kern w:val="0"/>
          <w:szCs w:val="21"/>
        </w:rPr>
        <w:t>7</w:t>
      </w:r>
      <w:r>
        <w:rPr>
          <w:rFonts w:cs="Times New Roman" w:hint="eastAsia"/>
          <w:noProof/>
          <w:kern w:val="0"/>
          <w:szCs w:val="21"/>
        </w:rPr>
        <w:t>)</w:t>
      </w:r>
      <w:r>
        <w:rPr>
          <w:rFonts w:cs="Times New Roman"/>
          <w:noProof/>
          <w:kern w:val="0"/>
          <w:szCs w:val="21"/>
        </w:rPr>
        <w:t xml:space="preserve">: </w:t>
      </w:r>
      <w:r w:rsidRPr="00D208B1">
        <w:rPr>
          <w:rFonts w:cs="Times New Roman"/>
          <w:noProof/>
          <w:kern w:val="0"/>
          <w:szCs w:val="21"/>
        </w:rPr>
        <w:t>1510-1521.)</w:t>
      </w:r>
    </w:p>
    <w:p w14:paraId="1E42F28D"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Cs w:val="21"/>
          <w:u w:val="single"/>
        </w:rPr>
      </w:pPr>
      <w:r w:rsidRPr="00265575">
        <w:rPr>
          <w:rFonts w:cs="Times New Roman"/>
          <w:noProof/>
          <w:kern w:val="0"/>
          <w:szCs w:val="21"/>
          <w:u w:val="single"/>
        </w:rPr>
        <w:t>http://xueshu.baidu.com/s?wd=paperuri%3A%28874a447131d15b5b58fb8736db08b9f4%29&amp;filter=sc_long_sign&amp;tn=SE_xueshusource_2kduw22v&amp;sc_vurl=http%3A%2F%2Fwww.cnki.com.cn%2FArticle%2FCJFDTotal-GXNB201507037.htm&amp;ie=utf-8</w:t>
      </w:r>
    </w:p>
    <w:p w14:paraId="095FDE19" w14:textId="41AFC343"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t>Johnson, W.E., Li, C., Rabinovic, A., 2007. Adjusting batch effects in microarray expression data using empirica</w:t>
      </w:r>
      <w:r w:rsidR="00075390">
        <w:rPr>
          <w:rFonts w:cs="Times New Roman"/>
          <w:noProof/>
          <w:kern w:val="0"/>
          <w:sz w:val="20"/>
          <w:szCs w:val="24"/>
        </w:rPr>
        <w:t>l Bayes methods. Biostatistics</w:t>
      </w:r>
      <w:r w:rsidRPr="00223C46">
        <w:rPr>
          <w:rFonts w:cs="Times New Roman"/>
          <w:noProof/>
          <w:kern w:val="0"/>
          <w:sz w:val="20"/>
          <w:szCs w:val="24"/>
        </w:rPr>
        <w:t>,</w:t>
      </w:r>
      <w:r w:rsidR="00075390">
        <w:rPr>
          <w:rFonts w:cs="Times New Roman"/>
          <w:noProof/>
          <w:kern w:val="0"/>
          <w:sz w:val="20"/>
          <w:szCs w:val="24"/>
        </w:rPr>
        <w:t xml:space="preserve"> 8(1):</w:t>
      </w:r>
      <w:r w:rsidRPr="00223C46">
        <w:rPr>
          <w:rFonts w:cs="Times New Roman"/>
          <w:noProof/>
          <w:kern w:val="0"/>
          <w:sz w:val="20"/>
          <w:szCs w:val="24"/>
        </w:rPr>
        <w:t xml:space="preserve"> 118–27. </w:t>
      </w:r>
    </w:p>
    <w:p w14:paraId="3DD81483"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http://biostatistics.oxfordjournals.org/content/8/1/118.full</w:t>
      </w:r>
    </w:p>
    <w:p w14:paraId="2597BE9B" w14:textId="536A333E"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t xml:space="preserve">Kolesnikov, N., Hastings, E., Keays, M., Melnichuk, O., Tang, Y.A., Williams, E., Dylag, M., Kurbatova, N., Brandizi, M., Burdett, T., Megy, K., Pilicheva, E., Rustici, G., Tikhonov, A., </w:t>
      </w:r>
      <w:r w:rsidRPr="00223C46">
        <w:rPr>
          <w:rFonts w:cs="Times New Roman"/>
          <w:noProof/>
          <w:kern w:val="0"/>
          <w:sz w:val="20"/>
          <w:szCs w:val="24"/>
        </w:rPr>
        <w:lastRenderedPageBreak/>
        <w:t>Parkinson, H., Petryszak, R., Sarkans, U., Brazma, A., 2015. ArrayExpress update--simplifying data submissions. Nucleic Acids Res.</w:t>
      </w:r>
      <w:r w:rsidR="00075390" w:rsidRPr="00075390">
        <w:rPr>
          <w:rFonts w:cs="Times New Roman"/>
          <w:noProof/>
          <w:kern w:val="0"/>
          <w:sz w:val="20"/>
          <w:szCs w:val="24"/>
        </w:rPr>
        <w:t>, 43(Database issue):</w:t>
      </w:r>
      <w:r w:rsidR="00075390">
        <w:rPr>
          <w:rFonts w:cs="Times New Roman"/>
          <w:noProof/>
          <w:kern w:val="0"/>
          <w:sz w:val="20"/>
          <w:szCs w:val="24"/>
        </w:rPr>
        <w:t xml:space="preserve"> </w:t>
      </w:r>
      <w:r w:rsidR="00075390" w:rsidRPr="00075390">
        <w:rPr>
          <w:rFonts w:cs="Times New Roman"/>
          <w:noProof/>
          <w:kern w:val="0"/>
          <w:sz w:val="20"/>
          <w:szCs w:val="24"/>
        </w:rPr>
        <w:t>D1113-6.</w:t>
      </w:r>
    </w:p>
    <w:p w14:paraId="4978120E"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http://nar.oxfordjournals.org/content/43/D1/D1113</w:t>
      </w:r>
    </w:p>
    <w:p w14:paraId="1E598372" w14:textId="47CBF819"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t xml:space="preserve">Kosugi ., T., Saitoh ., S., Tamaki ., N., Shimoji ., K., Kakazu ., T., Saitoh ., A., Ijyu ., M., Agata ., H., </w:t>
      </w:r>
      <w:r>
        <w:rPr>
          <w:rFonts w:cs="Times New Roman"/>
          <w:noProof/>
          <w:kern w:val="0"/>
          <w:sz w:val="20"/>
          <w:szCs w:val="24"/>
        </w:rPr>
        <w:t xml:space="preserve">1992. </w:t>
      </w:r>
      <w:bookmarkStart w:id="49" w:name="OLE_LINK103"/>
      <w:bookmarkStart w:id="50" w:name="OLE_LINK104"/>
      <w:r w:rsidRPr="00223C46">
        <w:rPr>
          <w:rFonts w:cs="Times New Roman"/>
          <w:noProof/>
          <w:kern w:val="0"/>
          <w:sz w:val="20"/>
          <w:szCs w:val="24"/>
        </w:rPr>
        <w:t>Evaluation of the sensitized condition of patients with allergic diseases in Okinawa</w:t>
      </w:r>
      <w:r>
        <w:rPr>
          <w:rFonts w:cs="Times New Roman"/>
          <w:noProof/>
          <w:kern w:val="0"/>
          <w:sz w:val="20"/>
          <w:szCs w:val="24"/>
        </w:rPr>
        <w:t xml:space="preserve"> using the MAST allergy system</w:t>
      </w:r>
      <w:bookmarkEnd w:id="49"/>
      <w:bookmarkEnd w:id="50"/>
      <w:r>
        <w:rPr>
          <w:rFonts w:cs="Times New Roman"/>
          <w:noProof/>
          <w:kern w:val="0"/>
          <w:sz w:val="20"/>
          <w:szCs w:val="24"/>
        </w:rPr>
        <w:t>.</w:t>
      </w:r>
      <w:r w:rsidR="00190C26">
        <w:rPr>
          <w:rFonts w:cs="Times New Roman"/>
          <w:noProof/>
          <w:kern w:val="0"/>
          <w:sz w:val="20"/>
          <w:szCs w:val="24"/>
        </w:rPr>
        <w:t xml:space="preserve"> Arerugi, 41(7): </w:t>
      </w:r>
      <w:r w:rsidRPr="00223C46">
        <w:rPr>
          <w:rFonts w:cs="Times New Roman"/>
          <w:noProof/>
          <w:kern w:val="0"/>
          <w:sz w:val="20"/>
          <w:szCs w:val="24"/>
        </w:rPr>
        <w:t>766–771.</w:t>
      </w:r>
    </w:p>
    <w:p w14:paraId="6B147684"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http://europepmc.org/abstract/MED/1444829</w:t>
      </w:r>
    </w:p>
    <w:p w14:paraId="0B139872" w14:textId="675F312D"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t xml:space="preserve">Larché, M., Akdis, C. a, Valenta, R., 2006. </w:t>
      </w:r>
      <w:bookmarkStart w:id="51" w:name="OLE_LINK105"/>
      <w:bookmarkStart w:id="52" w:name="OLE_LINK106"/>
      <w:r w:rsidRPr="00223C46">
        <w:rPr>
          <w:rFonts w:cs="Times New Roman"/>
          <w:noProof/>
          <w:kern w:val="0"/>
          <w:sz w:val="20"/>
          <w:szCs w:val="24"/>
        </w:rPr>
        <w:t>Immunological mechanisms of allergen-specific immunotherapy</w:t>
      </w:r>
      <w:bookmarkEnd w:id="51"/>
      <w:bookmarkEnd w:id="52"/>
      <w:r w:rsidRPr="00223C46">
        <w:rPr>
          <w:rFonts w:cs="Times New Roman"/>
          <w:noProof/>
          <w:kern w:val="0"/>
          <w:sz w:val="20"/>
          <w:szCs w:val="24"/>
        </w:rPr>
        <w:t>. Nat. Rev. Immunol.</w:t>
      </w:r>
      <w:r w:rsidR="00075390" w:rsidRPr="00075390">
        <w:rPr>
          <w:rFonts w:cs="Times New Roman"/>
          <w:noProof/>
          <w:kern w:val="0"/>
          <w:sz w:val="20"/>
          <w:szCs w:val="24"/>
        </w:rPr>
        <w:t>, 6(6):725–732.</w:t>
      </w:r>
    </w:p>
    <w:p w14:paraId="09CC15E0"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http://linkinghub.elsevier.com/retrieve/pii/S0091-6749(10)01850-6</w:t>
      </w:r>
    </w:p>
    <w:p w14:paraId="756FD849" w14:textId="6EB15F5E"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t xml:space="preserve">Mi, H., Muruganujan, A., Thomas, P.D., 2013. </w:t>
      </w:r>
      <w:bookmarkStart w:id="53" w:name="OLE_LINK107"/>
      <w:bookmarkStart w:id="54" w:name="OLE_LINK108"/>
      <w:bookmarkStart w:id="55" w:name="OLE_LINK8"/>
      <w:bookmarkStart w:id="56" w:name="OLE_LINK9"/>
      <w:r w:rsidRPr="00223C46">
        <w:rPr>
          <w:rFonts w:cs="Times New Roman"/>
          <w:noProof/>
          <w:kern w:val="0"/>
          <w:sz w:val="20"/>
          <w:szCs w:val="24"/>
        </w:rPr>
        <w:t>PANTHER in 2013</w:t>
      </w:r>
      <w:bookmarkEnd w:id="53"/>
      <w:bookmarkEnd w:id="54"/>
      <w:r w:rsidRPr="00223C46">
        <w:rPr>
          <w:rFonts w:cs="Times New Roman"/>
          <w:noProof/>
          <w:kern w:val="0"/>
          <w:sz w:val="20"/>
          <w:szCs w:val="24"/>
        </w:rPr>
        <w:t>: Modeling the evolution of gene function, and other gene attributes, in the context of phylogenetic trees.</w:t>
      </w:r>
      <w:bookmarkEnd w:id="55"/>
      <w:bookmarkEnd w:id="56"/>
      <w:r w:rsidRPr="00223C46">
        <w:rPr>
          <w:rFonts w:cs="Times New Roman"/>
          <w:noProof/>
          <w:kern w:val="0"/>
          <w:sz w:val="20"/>
          <w:szCs w:val="24"/>
        </w:rPr>
        <w:t xml:space="preserve"> Nucleic Acids Res.</w:t>
      </w:r>
      <w:r w:rsidR="00C936CA" w:rsidRPr="00C936CA">
        <w:rPr>
          <w:rFonts w:cs="Times New Roman"/>
          <w:noProof/>
          <w:kern w:val="0"/>
          <w:sz w:val="20"/>
          <w:szCs w:val="24"/>
        </w:rPr>
        <w:t>, 41(Database issue):</w:t>
      </w:r>
      <w:r w:rsidR="00C936CA">
        <w:rPr>
          <w:rFonts w:cs="Times New Roman"/>
          <w:noProof/>
          <w:kern w:val="0"/>
          <w:sz w:val="20"/>
          <w:szCs w:val="24"/>
        </w:rPr>
        <w:t xml:space="preserve"> </w:t>
      </w:r>
      <w:r w:rsidR="00C936CA" w:rsidRPr="00C936CA">
        <w:rPr>
          <w:rFonts w:cs="Times New Roman"/>
          <w:noProof/>
          <w:kern w:val="0"/>
          <w:sz w:val="20"/>
          <w:szCs w:val="24"/>
        </w:rPr>
        <w:t>D377-D386.</w:t>
      </w:r>
    </w:p>
    <w:p w14:paraId="5EC96546"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http://nar.oxfordjournals.org/content/41/d1/d377</w:t>
      </w:r>
    </w:p>
    <w:p w14:paraId="6F3F18E6" w14:textId="77777777"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t>Pawankar, R., Canonica, G.W., ST Holgate, S.T., Lockey, R.F., Blaiss, M., 2013. T</w:t>
      </w:r>
      <w:bookmarkStart w:id="57" w:name="OLE_LINK109"/>
      <w:bookmarkStart w:id="58" w:name="OLE_LINK110"/>
      <w:r w:rsidRPr="00223C46">
        <w:rPr>
          <w:rFonts w:cs="Times New Roman"/>
          <w:noProof/>
          <w:kern w:val="0"/>
          <w:sz w:val="20"/>
          <w:szCs w:val="24"/>
        </w:rPr>
        <w:t>he WAO White Book on Allergy</w:t>
      </w:r>
      <w:bookmarkEnd w:id="57"/>
      <w:bookmarkEnd w:id="58"/>
      <w:r w:rsidRPr="00223C46">
        <w:rPr>
          <w:rFonts w:cs="Times New Roman"/>
          <w:noProof/>
          <w:kern w:val="0"/>
          <w:sz w:val="20"/>
          <w:szCs w:val="24"/>
        </w:rPr>
        <w:t xml:space="preserve"> (Update. 2013). WAO ed. Milwaukee, Wisconsin World Allergy Organ.</w:t>
      </w:r>
    </w:p>
    <w:p w14:paraId="62AB3407"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http://www.worldallergy.org/UserFiles/file/WhiteBook2-2013-v8.pdf</w:t>
      </w:r>
    </w:p>
    <w:p w14:paraId="5CF7CFC6" w14:textId="6ACA8DCE"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t>Radauer, C., Breiteneder, H., 2006. P</w:t>
      </w:r>
      <w:bookmarkStart w:id="59" w:name="OLE_LINK111"/>
      <w:bookmarkStart w:id="60" w:name="OLE_LINK112"/>
      <w:r w:rsidRPr="00223C46">
        <w:rPr>
          <w:rFonts w:cs="Times New Roman"/>
          <w:noProof/>
          <w:kern w:val="0"/>
          <w:sz w:val="20"/>
          <w:szCs w:val="24"/>
        </w:rPr>
        <w:t>ollen allergens are restricted to few protein families and show distinct patterns of species distribution</w:t>
      </w:r>
      <w:bookmarkEnd w:id="59"/>
      <w:bookmarkEnd w:id="60"/>
      <w:r w:rsidRPr="00223C46">
        <w:rPr>
          <w:rFonts w:cs="Times New Roman"/>
          <w:noProof/>
          <w:kern w:val="0"/>
          <w:sz w:val="20"/>
          <w:szCs w:val="24"/>
        </w:rPr>
        <w:t>. J. Allergy Clin. Immunol.</w:t>
      </w:r>
      <w:r w:rsidR="00C142C3">
        <w:rPr>
          <w:rFonts w:cs="Times New Roman"/>
          <w:noProof/>
          <w:kern w:val="0"/>
          <w:sz w:val="20"/>
          <w:szCs w:val="24"/>
        </w:rPr>
        <w:t>, 117(1):</w:t>
      </w:r>
      <w:r w:rsidRPr="00223C46">
        <w:rPr>
          <w:rFonts w:cs="Times New Roman"/>
          <w:noProof/>
          <w:kern w:val="0"/>
          <w:sz w:val="20"/>
          <w:szCs w:val="24"/>
        </w:rPr>
        <w:t xml:space="preserve"> 141–7. </w:t>
      </w:r>
    </w:p>
    <w:p w14:paraId="29EAD9F7"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http://www.sciencedirect.com/science/article/pii/S0091674905020580</w:t>
      </w:r>
    </w:p>
    <w:p w14:paraId="31B895F3" w14:textId="2847E303"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t xml:space="preserve">Saha, S., Raghava, G.P.S., 2006. </w:t>
      </w:r>
      <w:bookmarkStart w:id="61" w:name="OLE_LINK113"/>
      <w:bookmarkStart w:id="62" w:name="OLE_LINK114"/>
      <w:r w:rsidRPr="00223C46">
        <w:rPr>
          <w:rFonts w:cs="Times New Roman"/>
          <w:noProof/>
          <w:kern w:val="0"/>
          <w:sz w:val="20"/>
          <w:szCs w:val="24"/>
        </w:rPr>
        <w:t>AlgPred: Prediction of allergenic proteins and mapping of IgE epitopes</w:t>
      </w:r>
      <w:bookmarkEnd w:id="61"/>
      <w:bookmarkEnd w:id="62"/>
      <w:r w:rsidRPr="00223C46">
        <w:rPr>
          <w:rFonts w:cs="Times New Roman"/>
          <w:noProof/>
          <w:kern w:val="0"/>
          <w:sz w:val="20"/>
          <w:szCs w:val="24"/>
        </w:rPr>
        <w:t>. Nucleic Acids Res.</w:t>
      </w:r>
      <w:r w:rsidR="00FB5839">
        <w:rPr>
          <w:rFonts w:cs="Times New Roman"/>
          <w:noProof/>
          <w:kern w:val="0"/>
          <w:sz w:val="20"/>
          <w:szCs w:val="24"/>
        </w:rPr>
        <w:t>, 34(Web Server issue):</w:t>
      </w:r>
      <w:r w:rsidRPr="0022471C">
        <w:rPr>
          <w:rFonts w:cs="Times New Roman"/>
          <w:noProof/>
          <w:kern w:val="0"/>
          <w:sz w:val="20"/>
          <w:szCs w:val="24"/>
        </w:rPr>
        <w:t xml:space="preserve"> W202–W209.</w:t>
      </w:r>
    </w:p>
    <w:p w14:paraId="115D4E1E"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http://nar.oxfordjournals.org/content/34/suppl_2/W202</w:t>
      </w:r>
    </w:p>
    <w:p w14:paraId="438A8946" w14:textId="046ECA1C"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t xml:space="preserve">Sampedro, J., Guttman, M., Li, L., Cosgrove, D.J., 2014. </w:t>
      </w:r>
      <w:bookmarkStart w:id="63" w:name="OLE_LINK117"/>
      <w:bookmarkStart w:id="64" w:name="OLE_LINK118"/>
      <w:bookmarkStart w:id="65" w:name="OLE_LINK115"/>
      <w:bookmarkStart w:id="66" w:name="OLE_LINK116"/>
      <w:bookmarkStart w:id="67" w:name="OLE_LINK119"/>
      <w:r w:rsidRPr="00223C46">
        <w:rPr>
          <w:rFonts w:cs="Times New Roman"/>
          <w:noProof/>
          <w:kern w:val="0"/>
          <w:sz w:val="20"/>
          <w:szCs w:val="24"/>
        </w:rPr>
        <w:t>Evolutionary divergence</w:t>
      </w:r>
      <w:bookmarkEnd w:id="63"/>
      <w:bookmarkEnd w:id="64"/>
      <w:r w:rsidRPr="00223C46">
        <w:rPr>
          <w:rFonts w:cs="Times New Roman"/>
          <w:noProof/>
          <w:kern w:val="0"/>
          <w:sz w:val="20"/>
          <w:szCs w:val="24"/>
        </w:rPr>
        <w:t xml:space="preserve"> of β-expansin structure and function in grasses parallels emergence of distinctive primary cell wall traits</w:t>
      </w:r>
      <w:bookmarkEnd w:id="65"/>
      <w:bookmarkEnd w:id="66"/>
      <w:bookmarkEnd w:id="67"/>
      <w:r w:rsidRPr="00223C46">
        <w:rPr>
          <w:rFonts w:cs="Times New Roman"/>
          <w:noProof/>
          <w:kern w:val="0"/>
          <w:sz w:val="20"/>
          <w:szCs w:val="24"/>
        </w:rPr>
        <w:t>. Plant J.</w:t>
      </w:r>
      <w:r w:rsidR="00C142C3">
        <w:rPr>
          <w:rFonts w:cs="Times New Roman"/>
          <w:noProof/>
          <w:kern w:val="0"/>
          <w:sz w:val="20"/>
          <w:szCs w:val="24"/>
        </w:rPr>
        <w:t xml:space="preserve"> 81(1):</w:t>
      </w:r>
      <w:r w:rsidRPr="00223C46">
        <w:rPr>
          <w:rFonts w:cs="Times New Roman"/>
          <w:noProof/>
          <w:kern w:val="0"/>
          <w:sz w:val="20"/>
          <w:szCs w:val="24"/>
        </w:rPr>
        <w:t xml:space="preserve"> 108–120. </w:t>
      </w:r>
    </w:p>
    <w:p w14:paraId="34C11AFF"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http://onlinelibrary.wiley.com/doi/10.1111/tpj.12715/abstract</w:t>
      </w:r>
    </w:p>
    <w:p w14:paraId="6F3576EF" w14:textId="67F2A000"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t xml:space="preserve">Songnuan, W., 2013. </w:t>
      </w:r>
      <w:bookmarkStart w:id="68" w:name="OLE_LINK120"/>
      <w:bookmarkStart w:id="69" w:name="OLE_LINK121"/>
      <w:r w:rsidRPr="00223C46">
        <w:rPr>
          <w:rFonts w:cs="Times New Roman"/>
          <w:noProof/>
          <w:kern w:val="0"/>
          <w:sz w:val="20"/>
          <w:szCs w:val="24"/>
        </w:rPr>
        <w:t>Wind-pollination and the roles of pollen allergenic proteins.</w:t>
      </w:r>
      <w:bookmarkEnd w:id="68"/>
      <w:bookmarkEnd w:id="69"/>
      <w:r w:rsidRPr="00223C46">
        <w:rPr>
          <w:rFonts w:cs="Times New Roman"/>
          <w:noProof/>
          <w:kern w:val="0"/>
          <w:sz w:val="20"/>
          <w:szCs w:val="24"/>
        </w:rPr>
        <w:t xml:space="preserve"> Asian Pac. J. Allergy Immunol.</w:t>
      </w:r>
      <w:r w:rsidR="00C142C3">
        <w:rPr>
          <w:rFonts w:cs="Times New Roman"/>
          <w:noProof/>
          <w:kern w:val="0"/>
          <w:sz w:val="20"/>
          <w:szCs w:val="24"/>
        </w:rPr>
        <w:t>, 31(4):</w:t>
      </w:r>
      <w:r w:rsidRPr="00223C46">
        <w:rPr>
          <w:rFonts w:cs="Times New Roman"/>
          <w:noProof/>
          <w:kern w:val="0"/>
          <w:sz w:val="20"/>
          <w:szCs w:val="24"/>
        </w:rPr>
        <w:t xml:space="preserve"> 271–6. </w:t>
      </w:r>
    </w:p>
    <w:p w14:paraId="7120A7E8"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http://europepmc.org/abstract/med/24383968</w:t>
      </w:r>
    </w:p>
    <w:p w14:paraId="0CD65D81" w14:textId="326BCBF8"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lastRenderedPageBreak/>
        <w:t>Stadler, M.B., Stadler, B.M., 2003. Allergenicity prediction by protein</w:t>
      </w:r>
      <w:r w:rsidR="00190C26">
        <w:rPr>
          <w:rFonts w:cs="Times New Roman"/>
          <w:noProof/>
          <w:kern w:val="0"/>
          <w:sz w:val="20"/>
          <w:szCs w:val="24"/>
        </w:rPr>
        <w:t xml:space="preserve"> sequence. FASEB J., 17(9):</w:t>
      </w:r>
      <w:r>
        <w:rPr>
          <w:rFonts w:cs="Times New Roman"/>
          <w:noProof/>
          <w:kern w:val="0"/>
          <w:sz w:val="20"/>
          <w:szCs w:val="24"/>
        </w:rPr>
        <w:t xml:space="preserve"> 1141–3.</w:t>
      </w:r>
    </w:p>
    <w:p w14:paraId="16CDD8D6"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http://www.fasebj.org/content/early/2003/06/02/fj.02-1052fje.long</w:t>
      </w:r>
    </w:p>
    <w:p w14:paraId="72043B58" w14:textId="236F3460"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t xml:space="preserve">Sturn, A., Quackenbush, J., Trajanoski, Z., 2002. </w:t>
      </w:r>
      <w:bookmarkStart w:id="70" w:name="OLE_LINK122"/>
      <w:bookmarkStart w:id="71" w:name="OLE_LINK123"/>
      <w:r w:rsidRPr="00223C46">
        <w:rPr>
          <w:rFonts w:cs="Times New Roman"/>
          <w:noProof/>
          <w:kern w:val="0"/>
          <w:sz w:val="20"/>
          <w:szCs w:val="24"/>
        </w:rPr>
        <w:t>Genesis: cluster analysis of microarray data</w:t>
      </w:r>
      <w:bookmarkEnd w:id="70"/>
      <w:bookmarkEnd w:id="71"/>
      <w:r w:rsidR="00FB5839">
        <w:rPr>
          <w:rFonts w:cs="Times New Roman"/>
          <w:noProof/>
          <w:kern w:val="0"/>
          <w:sz w:val="20"/>
          <w:szCs w:val="24"/>
        </w:rPr>
        <w:t>. Bioinformatics, 18</w:t>
      </w:r>
      <w:r w:rsidR="00190C26">
        <w:rPr>
          <w:rFonts w:cs="Times New Roman"/>
          <w:noProof/>
          <w:kern w:val="0"/>
          <w:sz w:val="20"/>
          <w:szCs w:val="24"/>
        </w:rPr>
        <w:t>(1)</w:t>
      </w:r>
      <w:r w:rsidR="00FB5839">
        <w:rPr>
          <w:rFonts w:cs="Times New Roman" w:hint="eastAsia"/>
          <w:noProof/>
          <w:kern w:val="0"/>
          <w:sz w:val="20"/>
          <w:szCs w:val="24"/>
        </w:rPr>
        <w:t xml:space="preserve">: </w:t>
      </w:r>
      <w:r w:rsidRPr="00223C46">
        <w:rPr>
          <w:rFonts w:cs="Times New Roman"/>
          <w:noProof/>
          <w:kern w:val="0"/>
          <w:sz w:val="20"/>
          <w:szCs w:val="24"/>
        </w:rPr>
        <w:t>207–208.</w:t>
      </w:r>
    </w:p>
    <w:p w14:paraId="27658240"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http://bioinformatics.oxfordjournals.org/content/18/1/207</w:t>
      </w:r>
    </w:p>
    <w:p w14:paraId="7C429EA6" w14:textId="308E0072"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t>Takumi, K., Udaka, J., Kimoto, M., Koga, T., Tsuji, H., 2000. Structural and immunochemical homologies between foxtail millet glutelin 60 kDa and starch granule-bound starch synthase proteins from rice, barley, corn and wheat grains. J.</w:t>
      </w:r>
      <w:r w:rsidR="00190C26">
        <w:rPr>
          <w:rFonts w:cs="Times New Roman"/>
          <w:noProof/>
          <w:kern w:val="0"/>
          <w:sz w:val="20"/>
          <w:szCs w:val="24"/>
        </w:rPr>
        <w:t xml:space="preserve"> Nutr. Sci. Vitaminol., 46(2):</w:t>
      </w:r>
      <w:r w:rsidRPr="00223C46">
        <w:rPr>
          <w:rFonts w:cs="Times New Roman"/>
          <w:noProof/>
          <w:kern w:val="0"/>
          <w:sz w:val="20"/>
          <w:szCs w:val="24"/>
        </w:rPr>
        <w:t xml:space="preserve"> 109–112.</w:t>
      </w:r>
    </w:p>
    <w:p w14:paraId="22CD387F"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http://xueshu.baidu.com/s?wd=paperuri%3A%2852c7102c24478b4f8b80a6eb45d48f0c%29&amp;filter=sc_long_sign&amp;tn=SE_xueshusource_2kduw22v&amp;sc_vurl=http%3A%2F%2Fwww.ncbi.nlm.nih.gov%2Fpubmed%2F10885800&amp;ie=utf-8</w:t>
      </w:r>
    </w:p>
    <w:p w14:paraId="35FD3315" w14:textId="02EE328D"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t xml:space="preserve">Van Bel, M., Proost, S., Wischnitzki, E., Movahedi, S., Scheerlinck, C., Van de Peer, Y., Vandepoele, K., 2012. </w:t>
      </w:r>
      <w:bookmarkStart w:id="72" w:name="OLE_LINK124"/>
      <w:r w:rsidRPr="00223C46">
        <w:rPr>
          <w:rFonts w:cs="Times New Roman"/>
          <w:noProof/>
          <w:kern w:val="0"/>
          <w:sz w:val="20"/>
          <w:szCs w:val="24"/>
        </w:rPr>
        <w:t>Dissecting Plant Genomes with the PLAZA Comparative Genomics Platform</w:t>
      </w:r>
      <w:bookmarkEnd w:id="72"/>
      <w:r>
        <w:rPr>
          <w:rFonts w:cs="Times New Roman"/>
          <w:noProof/>
          <w:kern w:val="0"/>
          <w:sz w:val="20"/>
          <w:szCs w:val="24"/>
        </w:rPr>
        <w:t>. PLANT Physiol</w:t>
      </w:r>
      <w:r w:rsidRPr="0022471C">
        <w:rPr>
          <w:rFonts w:cs="Times New Roman"/>
          <w:noProof/>
          <w:kern w:val="0"/>
          <w:sz w:val="20"/>
          <w:szCs w:val="24"/>
        </w:rPr>
        <w:t>, 158(2):</w:t>
      </w:r>
      <w:r w:rsidR="00FB5839">
        <w:rPr>
          <w:rFonts w:cs="Times New Roman"/>
          <w:noProof/>
          <w:kern w:val="0"/>
          <w:sz w:val="20"/>
          <w:szCs w:val="24"/>
        </w:rPr>
        <w:t xml:space="preserve"> </w:t>
      </w:r>
      <w:r w:rsidRPr="0022471C">
        <w:rPr>
          <w:rFonts w:cs="Times New Roman"/>
          <w:noProof/>
          <w:kern w:val="0"/>
          <w:sz w:val="20"/>
          <w:szCs w:val="24"/>
        </w:rPr>
        <w:t>590-600.</w:t>
      </w:r>
    </w:p>
    <w:p w14:paraId="4D9D8964"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http://www.jstor.org/stable/41435393?seq=1#page_scan_tab_contents</w:t>
      </w:r>
    </w:p>
    <w:p w14:paraId="2FAC9639" w14:textId="77777777"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t xml:space="preserve">Wang, J., Zhang, D., Li, J., 2013. </w:t>
      </w:r>
      <w:bookmarkStart w:id="73" w:name="OLE_LINK125"/>
      <w:bookmarkStart w:id="74" w:name="OLE_LINK126"/>
      <w:r w:rsidRPr="00223C46">
        <w:rPr>
          <w:rFonts w:cs="Times New Roman"/>
          <w:noProof/>
          <w:kern w:val="0"/>
          <w:sz w:val="20"/>
          <w:szCs w:val="24"/>
        </w:rPr>
        <w:t xml:space="preserve">PREAL: prediction of allergenic protein by maximum Relevance Minimum Redundancy </w:t>
      </w:r>
      <w:bookmarkEnd w:id="73"/>
      <w:bookmarkEnd w:id="74"/>
      <w:r w:rsidRPr="00223C46">
        <w:rPr>
          <w:rFonts w:cs="Times New Roman"/>
          <w:noProof/>
          <w:kern w:val="0"/>
          <w:sz w:val="20"/>
          <w:szCs w:val="24"/>
        </w:rPr>
        <w:t xml:space="preserve">(mRMR) feature selection. BMC Syst. Biol. 7 Suppl 5, S9. </w:t>
      </w:r>
    </w:p>
    <w:p w14:paraId="0B0BDAD5" w14:textId="77777777" w:rsidR="00AB7756" w:rsidRPr="00265575"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http://link.springer.com/article/10.1186%2F1752-0509-7-S5-S9</w:t>
      </w:r>
    </w:p>
    <w:p w14:paraId="60D6D3DA" w14:textId="307A37FC"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t xml:space="preserve">Xu, H., Theerakulpisut, P., Goulding, N., Suphioglu, C., Singh, M.B., Bhalla, P.L., 1995. </w:t>
      </w:r>
      <w:bookmarkStart w:id="75" w:name="OLE_LINK127"/>
      <w:bookmarkStart w:id="76" w:name="OLE_LINK128"/>
      <w:r w:rsidRPr="00223C46">
        <w:rPr>
          <w:rFonts w:cs="Times New Roman"/>
          <w:noProof/>
          <w:kern w:val="0"/>
          <w:sz w:val="20"/>
          <w:szCs w:val="24"/>
        </w:rPr>
        <w:t xml:space="preserve">Cloning, expression and immunological characterization of Ory s </w:t>
      </w:r>
      <w:bookmarkEnd w:id="75"/>
      <w:bookmarkEnd w:id="76"/>
      <w:r w:rsidRPr="00223C46">
        <w:rPr>
          <w:rFonts w:cs="Times New Roman"/>
          <w:noProof/>
          <w:kern w:val="0"/>
          <w:sz w:val="20"/>
          <w:szCs w:val="24"/>
        </w:rPr>
        <w:t>1, the majo</w:t>
      </w:r>
      <w:r w:rsidR="00FB5839">
        <w:rPr>
          <w:rFonts w:cs="Times New Roman"/>
          <w:noProof/>
          <w:kern w:val="0"/>
          <w:sz w:val="20"/>
          <w:szCs w:val="24"/>
        </w:rPr>
        <w:t>r allergen of rice pollen. Gene, 164</w:t>
      </w:r>
      <w:r w:rsidR="00C142C3">
        <w:rPr>
          <w:rFonts w:cs="Times New Roman"/>
          <w:noProof/>
          <w:kern w:val="0"/>
          <w:sz w:val="20"/>
          <w:szCs w:val="24"/>
        </w:rPr>
        <w:t>(2)</w:t>
      </w:r>
      <w:r w:rsidR="00FB5839">
        <w:rPr>
          <w:rFonts w:cs="Times New Roman"/>
          <w:noProof/>
          <w:kern w:val="0"/>
          <w:sz w:val="20"/>
          <w:szCs w:val="24"/>
        </w:rPr>
        <w:t>:</w:t>
      </w:r>
      <w:r w:rsidRPr="00223C46">
        <w:rPr>
          <w:rFonts w:cs="Times New Roman"/>
          <w:noProof/>
          <w:kern w:val="0"/>
          <w:sz w:val="20"/>
          <w:szCs w:val="24"/>
        </w:rPr>
        <w:t xml:space="preserve"> 255–259.</w:t>
      </w:r>
    </w:p>
    <w:p w14:paraId="2C8A2E0F" w14:textId="77777777" w:rsidR="00AB7756" w:rsidRPr="00037D0E"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265575">
        <w:rPr>
          <w:rFonts w:cs="Times New Roman"/>
          <w:noProof/>
          <w:kern w:val="0"/>
          <w:sz w:val="20"/>
          <w:szCs w:val="24"/>
          <w:u w:val="single"/>
        </w:rPr>
        <w:t>http://www.sciencedirect.com/science/article/pii/037811199500527D</w:t>
      </w:r>
    </w:p>
    <w:p w14:paraId="4C15C373" w14:textId="3B0C5338" w:rsidR="00AB7756" w:rsidRDefault="00AB7756" w:rsidP="00AB7756">
      <w:pPr>
        <w:autoSpaceDE w:val="0"/>
        <w:autoSpaceDN w:val="0"/>
        <w:adjustRightInd w:val="0"/>
        <w:spacing w:after="140" w:line="288" w:lineRule="auto"/>
        <w:ind w:left="480" w:hanging="480"/>
        <w:jc w:val="left"/>
        <w:rPr>
          <w:rFonts w:cs="Times New Roman"/>
          <w:noProof/>
          <w:kern w:val="0"/>
          <w:sz w:val="20"/>
          <w:szCs w:val="24"/>
        </w:rPr>
      </w:pPr>
      <w:r w:rsidRPr="00223C46">
        <w:rPr>
          <w:rFonts w:cs="Times New Roman"/>
          <w:noProof/>
          <w:kern w:val="0"/>
          <w:sz w:val="20"/>
          <w:szCs w:val="24"/>
        </w:rPr>
        <w:t xml:space="preserve">Ye, J., Fang, L., Zheng, H., Zhang, Y., Chen, J., Zhang, Z., Wang, J., Li, S., Li, R., Bolund, L., 2006. </w:t>
      </w:r>
      <w:bookmarkStart w:id="77" w:name="OLE_LINK131"/>
      <w:bookmarkStart w:id="78" w:name="OLE_LINK132"/>
      <w:r w:rsidRPr="00223C46">
        <w:rPr>
          <w:rFonts w:cs="Times New Roman"/>
          <w:noProof/>
          <w:kern w:val="0"/>
          <w:sz w:val="20"/>
          <w:szCs w:val="24"/>
        </w:rPr>
        <w:t>WEGO: a web tool for plotting GO annotations</w:t>
      </w:r>
      <w:bookmarkEnd w:id="77"/>
      <w:bookmarkEnd w:id="78"/>
      <w:r w:rsidRPr="00223C46">
        <w:rPr>
          <w:rFonts w:cs="Times New Roman"/>
          <w:noProof/>
          <w:kern w:val="0"/>
          <w:sz w:val="20"/>
          <w:szCs w:val="24"/>
        </w:rPr>
        <w:t>. Nucleic Acids Res.</w:t>
      </w:r>
      <w:r w:rsidR="00FB5839">
        <w:rPr>
          <w:rFonts w:cs="Times New Roman"/>
          <w:noProof/>
          <w:kern w:val="0"/>
          <w:sz w:val="20"/>
          <w:szCs w:val="24"/>
        </w:rPr>
        <w:t>, 34</w:t>
      </w:r>
      <w:r w:rsidR="00C142C3">
        <w:rPr>
          <w:rFonts w:cs="Times New Roman"/>
          <w:noProof/>
          <w:kern w:val="0"/>
          <w:sz w:val="20"/>
          <w:szCs w:val="24"/>
        </w:rPr>
        <w:t>(2)</w:t>
      </w:r>
      <w:r w:rsidRPr="00223C46">
        <w:rPr>
          <w:rFonts w:cs="Times New Roman"/>
          <w:noProof/>
          <w:kern w:val="0"/>
          <w:sz w:val="20"/>
          <w:szCs w:val="24"/>
        </w:rPr>
        <w:t xml:space="preserve"> : W293–W297.</w:t>
      </w:r>
    </w:p>
    <w:p w14:paraId="79F7EFFC" w14:textId="77777777" w:rsidR="00AB7756" w:rsidRPr="00037D0E" w:rsidRDefault="00AB7756" w:rsidP="00AB7756">
      <w:pPr>
        <w:autoSpaceDE w:val="0"/>
        <w:autoSpaceDN w:val="0"/>
        <w:adjustRightInd w:val="0"/>
        <w:spacing w:after="140" w:line="288" w:lineRule="auto"/>
        <w:ind w:left="480" w:hanging="480"/>
        <w:jc w:val="left"/>
        <w:rPr>
          <w:rFonts w:cs="Times New Roman"/>
          <w:noProof/>
          <w:kern w:val="0"/>
          <w:sz w:val="20"/>
          <w:szCs w:val="24"/>
          <w:u w:val="single"/>
        </w:rPr>
      </w:pPr>
      <w:r w:rsidRPr="00037D0E">
        <w:rPr>
          <w:rFonts w:cs="Times New Roman"/>
          <w:noProof/>
          <w:kern w:val="0"/>
          <w:sz w:val="20"/>
          <w:szCs w:val="24"/>
          <w:u w:val="single"/>
        </w:rPr>
        <w:t>http://nar.oxfordjournals.org/content/34/suppl_2/W293.full</w:t>
      </w:r>
    </w:p>
    <w:p w14:paraId="37BE9540" w14:textId="004C3B0D" w:rsidR="00AB7756" w:rsidRDefault="00AB7756" w:rsidP="00AB7756">
      <w:pPr>
        <w:autoSpaceDE w:val="0"/>
        <w:autoSpaceDN w:val="0"/>
        <w:adjustRightInd w:val="0"/>
        <w:spacing w:line="300" w:lineRule="auto"/>
        <w:ind w:left="480" w:hanging="480"/>
        <w:rPr>
          <w:rFonts w:cs="Times New Roman"/>
          <w:noProof/>
          <w:kern w:val="0"/>
          <w:sz w:val="20"/>
          <w:szCs w:val="24"/>
        </w:rPr>
      </w:pPr>
      <w:r>
        <w:rPr>
          <w:rFonts w:cs="Times New Roman"/>
          <w:noProof/>
          <w:kern w:val="0"/>
          <w:sz w:val="20"/>
          <w:szCs w:val="24"/>
        </w:rPr>
        <w:t>Yang, Q., Ting, O., Yan, H., Yang, J., Li, L., Xia, X., 2015. Research progress on pollen allergen. Chinese Agric. Sci. Bull. 24: 163–167. (</w:t>
      </w:r>
      <w:r>
        <w:rPr>
          <w:rFonts w:cs="Times New Roman" w:hint="eastAsia"/>
          <w:noProof/>
          <w:kern w:val="0"/>
          <w:szCs w:val="21"/>
        </w:rPr>
        <w:t>杨琼梁</w:t>
      </w:r>
      <w:r>
        <w:rPr>
          <w:rFonts w:cs="Times New Roman"/>
          <w:noProof/>
          <w:kern w:val="0"/>
          <w:szCs w:val="21"/>
        </w:rPr>
        <w:t xml:space="preserve">, </w:t>
      </w:r>
      <w:r>
        <w:rPr>
          <w:rFonts w:cs="Times New Roman" w:hint="eastAsia"/>
          <w:noProof/>
          <w:kern w:val="0"/>
          <w:szCs w:val="21"/>
        </w:rPr>
        <w:t>欧阳婷</w:t>
      </w:r>
      <w:r>
        <w:rPr>
          <w:rFonts w:cs="Times New Roman"/>
          <w:noProof/>
          <w:kern w:val="0"/>
          <w:szCs w:val="21"/>
        </w:rPr>
        <w:t xml:space="preserve">, </w:t>
      </w:r>
      <w:r>
        <w:rPr>
          <w:rFonts w:cs="Times New Roman" w:hint="eastAsia"/>
          <w:noProof/>
          <w:kern w:val="0"/>
          <w:szCs w:val="21"/>
        </w:rPr>
        <w:t>颜红</w:t>
      </w:r>
      <w:r>
        <w:rPr>
          <w:rFonts w:cs="Times New Roman"/>
          <w:noProof/>
          <w:kern w:val="0"/>
          <w:szCs w:val="21"/>
        </w:rPr>
        <w:t xml:space="preserve">, </w:t>
      </w:r>
      <w:r>
        <w:rPr>
          <w:rFonts w:cs="Times New Roman" w:hint="eastAsia"/>
          <w:noProof/>
          <w:kern w:val="0"/>
          <w:szCs w:val="21"/>
        </w:rPr>
        <w:t>杨晶</w:t>
      </w:r>
      <w:r>
        <w:rPr>
          <w:rFonts w:cs="Times New Roman"/>
          <w:noProof/>
          <w:kern w:val="0"/>
          <w:szCs w:val="21"/>
        </w:rPr>
        <w:t xml:space="preserve">, </w:t>
      </w:r>
      <w:r>
        <w:rPr>
          <w:rFonts w:cs="Times New Roman" w:hint="eastAsia"/>
          <w:noProof/>
          <w:kern w:val="0"/>
          <w:szCs w:val="21"/>
        </w:rPr>
        <w:t>李玲</w:t>
      </w:r>
      <w:r>
        <w:rPr>
          <w:rFonts w:cs="Times New Roman"/>
          <w:noProof/>
          <w:kern w:val="0"/>
          <w:szCs w:val="21"/>
        </w:rPr>
        <w:t xml:space="preserve">, </w:t>
      </w:r>
      <w:r>
        <w:rPr>
          <w:rFonts w:cs="Times New Roman" w:hint="eastAsia"/>
          <w:noProof/>
          <w:kern w:val="0"/>
          <w:szCs w:val="21"/>
        </w:rPr>
        <w:t>夏新华</w:t>
      </w:r>
      <w:r>
        <w:rPr>
          <w:rFonts w:cs="Times New Roman"/>
          <w:noProof/>
          <w:kern w:val="0"/>
          <w:szCs w:val="21"/>
        </w:rPr>
        <w:t xml:space="preserve">, 2015. </w:t>
      </w:r>
      <w:r>
        <w:rPr>
          <w:rFonts w:cs="Times New Roman" w:hint="eastAsia"/>
          <w:noProof/>
          <w:kern w:val="0"/>
          <w:szCs w:val="21"/>
        </w:rPr>
        <w:t>花粉过敏的研究进展</w:t>
      </w:r>
      <w:r>
        <w:rPr>
          <w:rFonts w:cs="Times New Roman"/>
          <w:noProof/>
          <w:kern w:val="0"/>
          <w:szCs w:val="21"/>
        </w:rPr>
        <w:t xml:space="preserve">. </w:t>
      </w:r>
      <w:r>
        <w:rPr>
          <w:rFonts w:cs="Times New Roman" w:hint="eastAsia"/>
          <w:noProof/>
          <w:kern w:val="0"/>
          <w:szCs w:val="21"/>
        </w:rPr>
        <w:t>中国农学通报</w:t>
      </w:r>
      <w:r w:rsidR="00C142C3">
        <w:rPr>
          <w:rFonts w:cs="Times New Roman"/>
          <w:noProof/>
          <w:kern w:val="0"/>
          <w:szCs w:val="21"/>
        </w:rPr>
        <w:t xml:space="preserve">, </w:t>
      </w:r>
      <w:r>
        <w:rPr>
          <w:rFonts w:cs="Times New Roman"/>
          <w:noProof/>
          <w:kern w:val="0"/>
          <w:szCs w:val="21"/>
        </w:rPr>
        <w:t>24: 163–167.</w:t>
      </w:r>
      <w:r>
        <w:rPr>
          <w:rFonts w:cs="Times New Roman"/>
          <w:noProof/>
          <w:kern w:val="0"/>
          <w:sz w:val="20"/>
          <w:szCs w:val="24"/>
        </w:rPr>
        <w:t>)</w:t>
      </w:r>
    </w:p>
    <w:p w14:paraId="25709816" w14:textId="77777777" w:rsidR="00AB7756" w:rsidRPr="00037D0E" w:rsidRDefault="00AB7756" w:rsidP="00AB7756">
      <w:pPr>
        <w:autoSpaceDE w:val="0"/>
        <w:autoSpaceDN w:val="0"/>
        <w:adjustRightInd w:val="0"/>
        <w:spacing w:line="300" w:lineRule="auto"/>
        <w:ind w:left="480" w:hanging="480"/>
        <w:rPr>
          <w:rFonts w:cs="Times New Roman"/>
          <w:noProof/>
          <w:kern w:val="0"/>
          <w:szCs w:val="21"/>
          <w:u w:val="single"/>
        </w:rPr>
      </w:pPr>
      <w:r w:rsidRPr="00037D0E">
        <w:rPr>
          <w:rFonts w:cs="Times New Roman"/>
          <w:noProof/>
          <w:kern w:val="0"/>
          <w:szCs w:val="21"/>
          <w:u w:val="single"/>
        </w:rPr>
        <w:t>http://xueshu.baidu.com/s?wd=paperuri%3A%280418e5ff0b8a8cbb1b4c6e3d66326100%29&amp;filter=sc_long_sign&amp;tn=SE_xueshusource_2kduw22v&amp;sc_vurl=http%3A%2F%2Fen.cnki.com.</w:t>
      </w:r>
      <w:r w:rsidRPr="00037D0E">
        <w:rPr>
          <w:rFonts w:cs="Times New Roman"/>
          <w:noProof/>
          <w:kern w:val="0"/>
          <w:szCs w:val="21"/>
          <w:u w:val="single"/>
        </w:rPr>
        <w:lastRenderedPageBreak/>
        <w:t>cn%2FArticle_en%2FCJFDTotal-YXZS201003008.htm&amp;ie=utf-8</w:t>
      </w:r>
    </w:p>
    <w:p w14:paraId="6B8743AE" w14:textId="769DE577" w:rsidR="00AB7756" w:rsidRDefault="00AB7756" w:rsidP="00AB7756">
      <w:pPr>
        <w:autoSpaceDE w:val="0"/>
        <w:autoSpaceDN w:val="0"/>
        <w:adjustRightInd w:val="0"/>
        <w:spacing w:line="300" w:lineRule="auto"/>
        <w:ind w:left="480" w:hanging="480"/>
        <w:rPr>
          <w:rFonts w:cs="Times New Roman"/>
          <w:noProof/>
          <w:kern w:val="0"/>
          <w:sz w:val="20"/>
          <w:szCs w:val="24"/>
        </w:rPr>
      </w:pPr>
      <w:r>
        <w:rPr>
          <w:rFonts w:cs="Times New Roman"/>
          <w:noProof/>
          <w:kern w:val="0"/>
          <w:sz w:val="20"/>
          <w:szCs w:val="24"/>
        </w:rPr>
        <w:t>Yang, Y., Kan, J.Q., Zhao, G.H., Shen mei, F.U., 2004.</w:t>
      </w:r>
      <w:bookmarkStart w:id="79" w:name="OLE_LINK133"/>
      <w:bookmarkStart w:id="80" w:name="OLE_LINK134"/>
      <w:r>
        <w:rPr>
          <w:rFonts w:cs="Times New Roman"/>
          <w:noProof/>
          <w:kern w:val="0"/>
          <w:sz w:val="20"/>
          <w:szCs w:val="24"/>
        </w:rPr>
        <w:t xml:space="preserve"> </w:t>
      </w:r>
      <w:bookmarkStart w:id="81" w:name="OLE_LINK2"/>
      <w:bookmarkStart w:id="82" w:name="OLE_LINK3"/>
      <w:r>
        <w:rPr>
          <w:rFonts w:cs="Times New Roman"/>
          <w:noProof/>
          <w:kern w:val="0"/>
          <w:sz w:val="20"/>
          <w:szCs w:val="24"/>
        </w:rPr>
        <w:t>Food Allergy and Food Allergen</w:t>
      </w:r>
      <w:bookmarkEnd w:id="79"/>
      <w:bookmarkEnd w:id="80"/>
      <w:bookmarkEnd w:id="81"/>
      <w:bookmarkEnd w:id="82"/>
      <w:r>
        <w:rPr>
          <w:rFonts w:cs="Times New Roman"/>
          <w:noProof/>
          <w:kern w:val="0"/>
          <w:sz w:val="20"/>
          <w:szCs w:val="24"/>
        </w:rPr>
        <w:t>. J. Cereal. Oils.</w:t>
      </w:r>
      <w:r w:rsidR="00C142C3">
        <w:rPr>
          <w:rFonts w:cs="Times New Roman"/>
          <w:noProof/>
          <w:kern w:val="0"/>
          <w:sz w:val="20"/>
          <w:szCs w:val="24"/>
        </w:rPr>
        <w:t xml:space="preserve">, </w:t>
      </w:r>
      <w:r>
        <w:rPr>
          <w:rFonts w:cs="Times New Roman"/>
          <w:noProof/>
          <w:kern w:val="0"/>
          <w:sz w:val="20"/>
          <w:szCs w:val="24"/>
        </w:rPr>
        <w:t>3: 43-45 (</w:t>
      </w:r>
      <w:r>
        <w:rPr>
          <w:rFonts w:cs="Times New Roman" w:hint="eastAsia"/>
          <w:noProof/>
          <w:kern w:val="0"/>
          <w:szCs w:val="21"/>
        </w:rPr>
        <w:t>杨勇</w:t>
      </w:r>
      <w:r>
        <w:rPr>
          <w:rFonts w:cs="Times New Roman"/>
          <w:noProof/>
          <w:kern w:val="0"/>
          <w:szCs w:val="21"/>
        </w:rPr>
        <w:t xml:space="preserve">, </w:t>
      </w:r>
      <w:r>
        <w:rPr>
          <w:rFonts w:cs="Times New Roman" w:hint="eastAsia"/>
          <w:noProof/>
          <w:kern w:val="0"/>
          <w:szCs w:val="21"/>
        </w:rPr>
        <w:t>阚建全</w:t>
      </w:r>
      <w:r>
        <w:rPr>
          <w:rFonts w:cs="Times New Roman"/>
          <w:noProof/>
          <w:kern w:val="0"/>
          <w:szCs w:val="21"/>
        </w:rPr>
        <w:t xml:space="preserve">, </w:t>
      </w:r>
      <w:r>
        <w:rPr>
          <w:rFonts w:cs="Times New Roman" w:hint="eastAsia"/>
          <w:noProof/>
          <w:kern w:val="0"/>
          <w:szCs w:val="21"/>
        </w:rPr>
        <w:t>赵国华</w:t>
      </w:r>
      <w:r>
        <w:rPr>
          <w:rFonts w:cs="Times New Roman"/>
          <w:noProof/>
          <w:kern w:val="0"/>
          <w:szCs w:val="21"/>
        </w:rPr>
        <w:t xml:space="preserve">, </w:t>
      </w:r>
      <w:r>
        <w:rPr>
          <w:rFonts w:cs="Times New Roman" w:hint="eastAsia"/>
          <w:noProof/>
          <w:kern w:val="0"/>
          <w:szCs w:val="21"/>
        </w:rPr>
        <w:t>付陈梅</w:t>
      </w:r>
      <w:r>
        <w:rPr>
          <w:rFonts w:cs="Times New Roman"/>
          <w:noProof/>
          <w:kern w:val="0"/>
          <w:szCs w:val="21"/>
        </w:rPr>
        <w:t xml:space="preserve">, 2004. </w:t>
      </w:r>
      <w:r>
        <w:rPr>
          <w:rFonts w:cs="Times New Roman" w:hint="eastAsia"/>
          <w:noProof/>
          <w:kern w:val="0"/>
          <w:szCs w:val="21"/>
        </w:rPr>
        <w:t>食物过敏与食物过敏原</w:t>
      </w:r>
      <w:r>
        <w:rPr>
          <w:rFonts w:cs="Times New Roman"/>
          <w:noProof/>
          <w:kern w:val="0"/>
          <w:szCs w:val="21"/>
        </w:rPr>
        <w:t xml:space="preserve">. </w:t>
      </w:r>
      <w:r>
        <w:rPr>
          <w:rFonts w:cs="Times New Roman" w:hint="eastAsia"/>
          <w:noProof/>
          <w:kern w:val="0"/>
          <w:szCs w:val="21"/>
        </w:rPr>
        <w:t>粮食与油脂</w:t>
      </w:r>
      <w:r>
        <w:rPr>
          <w:rFonts w:cs="Times New Roman" w:hint="eastAsia"/>
          <w:noProof/>
          <w:kern w:val="0"/>
          <w:szCs w:val="21"/>
        </w:rPr>
        <w:t xml:space="preserve">, </w:t>
      </w:r>
      <w:r>
        <w:rPr>
          <w:rFonts w:cs="Times New Roman"/>
          <w:noProof/>
          <w:kern w:val="0"/>
          <w:sz w:val="20"/>
          <w:szCs w:val="24"/>
        </w:rPr>
        <w:t>3: 43-45</w:t>
      </w:r>
      <w:r>
        <w:rPr>
          <w:rFonts w:cs="Times New Roman"/>
          <w:noProof/>
          <w:kern w:val="0"/>
          <w:szCs w:val="21"/>
        </w:rPr>
        <w:t>.</w:t>
      </w:r>
      <w:r>
        <w:rPr>
          <w:rFonts w:cs="Times New Roman"/>
          <w:noProof/>
          <w:kern w:val="0"/>
          <w:sz w:val="20"/>
          <w:szCs w:val="24"/>
        </w:rPr>
        <w:t>)</w:t>
      </w:r>
    </w:p>
    <w:p w14:paraId="3F3C5330" w14:textId="77777777" w:rsidR="00AB7756" w:rsidRPr="00037D0E" w:rsidRDefault="00AB7756" w:rsidP="00AB7756">
      <w:pPr>
        <w:autoSpaceDE w:val="0"/>
        <w:autoSpaceDN w:val="0"/>
        <w:adjustRightInd w:val="0"/>
        <w:spacing w:line="300" w:lineRule="auto"/>
        <w:ind w:left="480" w:hanging="480"/>
        <w:rPr>
          <w:rFonts w:cs="Times New Roman"/>
          <w:noProof/>
          <w:szCs w:val="21"/>
          <w:u w:val="single"/>
        </w:rPr>
      </w:pPr>
      <w:r w:rsidRPr="00037D0E">
        <w:rPr>
          <w:rFonts w:cs="Times New Roman"/>
          <w:noProof/>
          <w:szCs w:val="21"/>
          <w:u w:val="single"/>
        </w:rPr>
        <w:t>http://xueshu.baidu.com/s?wd=paperuri%3A%28eaef3f94a5c55ada6b21d8250d3b1bbb%29&amp;filter=sc_long_sign&amp;tn=SE_xueshusource_2kduw22v&amp;sc_vurl=http%3A%2F%2Fen.cnki.com.cn%2Farticle_en%2Fcjfdtotal-lsyy200403017.htm&amp;ie=utf-8</w:t>
      </w:r>
    </w:p>
    <w:p w14:paraId="1B92732A" w14:textId="08501E59" w:rsidR="00CE401D" w:rsidRDefault="00AB7756" w:rsidP="00AB7756">
      <w:pPr>
        <w:autoSpaceDE w:val="0"/>
        <w:autoSpaceDN w:val="0"/>
        <w:adjustRightInd w:val="0"/>
        <w:spacing w:after="140" w:line="288" w:lineRule="auto"/>
        <w:ind w:left="480" w:hanging="480"/>
        <w:jc w:val="left"/>
        <w:rPr>
          <w:rFonts w:cs="Times New Roman"/>
          <w:kern w:val="0"/>
          <w:szCs w:val="21"/>
        </w:rPr>
      </w:pPr>
      <w:r w:rsidRPr="007769E7">
        <w:rPr>
          <w:rFonts w:cs="Times New Roman"/>
          <w:szCs w:val="21"/>
        </w:rPr>
        <w:fldChar w:fldCharType="end"/>
      </w:r>
    </w:p>
    <w:p w14:paraId="5C58D34C" w14:textId="77777777" w:rsidR="00CE401D" w:rsidRDefault="009E25EB">
      <w:pPr>
        <w:autoSpaceDE w:val="0"/>
        <w:autoSpaceDN w:val="0"/>
        <w:adjustRightInd w:val="0"/>
        <w:spacing w:after="140" w:line="288" w:lineRule="auto"/>
        <w:ind w:left="480" w:hanging="480"/>
        <w:jc w:val="left"/>
        <w:rPr>
          <w:rFonts w:cs="Times New Roman"/>
          <w:kern w:val="0"/>
          <w:szCs w:val="21"/>
        </w:rPr>
        <w:sectPr w:rsidR="00CE401D">
          <w:pgSz w:w="11906" w:h="16838"/>
          <w:pgMar w:top="1440" w:right="1800" w:bottom="1440" w:left="1800" w:header="851" w:footer="992" w:gutter="0"/>
          <w:lnNumType w:countBy="1" w:restart="continuous"/>
          <w:cols w:space="425"/>
          <w:docGrid w:type="lines" w:linePitch="312"/>
        </w:sectPr>
      </w:pPr>
      <w:r>
        <w:rPr>
          <w:rFonts w:cs="Times New Roman"/>
          <w:szCs w:val="21"/>
        </w:rPr>
        <w:fldChar w:fldCharType="end"/>
      </w:r>
      <w:r>
        <w:rPr>
          <w:rFonts w:eastAsia="黑体" w:cs="Times New Roman"/>
          <w:sz w:val="22"/>
        </w:rPr>
        <w:br w:type="page"/>
      </w:r>
    </w:p>
    <w:p w14:paraId="56AEEE90" w14:textId="77777777" w:rsidR="00CE401D" w:rsidRDefault="00CE401D">
      <w:pPr>
        <w:widowControl/>
        <w:jc w:val="left"/>
        <w:rPr>
          <w:rFonts w:cs="Times New Roman"/>
          <w:sz w:val="22"/>
        </w:rPr>
      </w:pPr>
    </w:p>
    <w:sectPr w:rsidR="00CE401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Newman" w:date="2016-02-11T07:30:00Z" w:initials="N">
    <w:p w14:paraId="5CB69B7A" w14:textId="77777777" w:rsidR="009E25EB" w:rsidRDefault="009E25EB">
      <w:pPr>
        <w:pStyle w:val="a4"/>
      </w:pPr>
      <w:r>
        <w:rPr>
          <w:rFonts w:hint="eastAsia"/>
        </w:rPr>
        <w:t>文字总复制比</w:t>
      </w:r>
      <w:r>
        <w:rPr>
          <w:rFonts w:hint="eastAsia"/>
        </w:rPr>
        <w:t>0%</w:t>
      </w:r>
    </w:p>
  </w:comment>
  <w:comment w:id="4" w:author="Newman" w:date="2016-02-11T07:31:00Z" w:initials="N">
    <w:p w14:paraId="64777AAC" w14:textId="77777777" w:rsidR="009E25EB" w:rsidRDefault="009E25EB">
      <w:pPr>
        <w:pStyle w:val="a4"/>
      </w:pPr>
      <w:r>
        <w:rPr>
          <w:rFonts w:hint="eastAsia"/>
        </w:rPr>
        <w:t>请注意英文翻译的时态、语态、单复数及与中文对应等问题。</w:t>
      </w:r>
    </w:p>
  </w:comment>
  <w:comment w:id="5" w:author="Chen Eric" w:date="2016-02-12T13:45:00Z" w:initials="CE">
    <w:p w14:paraId="10E83C1C" w14:textId="2E739998" w:rsidR="002A018F" w:rsidRDefault="002A018F">
      <w:pPr>
        <w:pStyle w:val="a4"/>
      </w:pPr>
      <w:r>
        <w:rPr>
          <w:rStyle w:val="aa"/>
        </w:rPr>
        <w:annotationRef/>
      </w:r>
      <w:r>
        <w:rPr>
          <w:rFonts w:hint="eastAsia"/>
        </w:rPr>
        <w:t>已做相应修改，谢谢。</w:t>
      </w:r>
    </w:p>
  </w:comment>
  <w:comment w:id="12" w:author="Newman" w:date="2016-02-11T07:34:00Z" w:initials="N">
    <w:p w14:paraId="56AA1324" w14:textId="77777777" w:rsidR="00543290" w:rsidRPr="00543290" w:rsidRDefault="009E25EB">
      <w:pPr>
        <w:pStyle w:val="a4"/>
      </w:pPr>
      <w:r>
        <w:rPr>
          <w:rFonts w:hint="eastAsia"/>
        </w:rPr>
        <w:t>本刊要求所有图表中都要有中英文对照，请对全文的图中文字注上相应的中文或者英文，谢谢。</w:t>
      </w:r>
    </w:p>
  </w:comment>
  <w:comment w:id="13" w:author="Chen Eric" w:date="2016-02-12T11:02:00Z" w:initials="CE">
    <w:p w14:paraId="55AD332E" w14:textId="77777777" w:rsidR="00543290" w:rsidRDefault="00543290">
      <w:pPr>
        <w:pStyle w:val="a4"/>
      </w:pPr>
      <w:r>
        <w:rPr>
          <w:rStyle w:val="aa"/>
        </w:rPr>
        <w:annotationRef/>
      </w:r>
      <w:r>
        <w:t>已将图片中中英文对应</w:t>
      </w:r>
    </w:p>
  </w:comment>
  <w:comment w:id="31" w:author="Newman" w:date="2016-02-11T07:32:00Z" w:initials="N">
    <w:p w14:paraId="70914326" w14:textId="77777777" w:rsidR="009E25EB" w:rsidRDefault="009E25EB">
      <w:pPr>
        <w:pStyle w:val="a4"/>
      </w:pPr>
      <w:r>
        <w:rPr>
          <w:rFonts w:hint="eastAsia"/>
        </w:rPr>
        <w:t>请提供每个文献的链接（要有该文献的全部作者名字、年份、题名、期刊名、</w:t>
      </w:r>
      <w:proofErr w:type="gramStart"/>
      <w:r>
        <w:rPr>
          <w:rFonts w:hint="eastAsia"/>
        </w:rPr>
        <w:t>期卷号</w:t>
      </w:r>
      <w:proofErr w:type="gramEnd"/>
      <w:r>
        <w:rPr>
          <w:rFonts w:hint="eastAsia"/>
        </w:rPr>
        <w:t>、页码等信息），以便我们核查，没有链接的参考文献请删掉。</w:t>
      </w:r>
    </w:p>
    <w:p w14:paraId="0FCA0809" w14:textId="77777777" w:rsidR="009E25EB" w:rsidRDefault="009E25EB">
      <w:pPr>
        <w:pStyle w:val="a4"/>
      </w:pPr>
      <w:r>
        <w:rPr>
          <w:rFonts w:hint="eastAsia"/>
        </w:rPr>
        <w:t>请您把附件中的参考文献按照要求格式粘贴到这里，请注意标点符号和空格等问题的修改。</w:t>
      </w:r>
    </w:p>
  </w:comment>
  <w:comment w:id="32" w:author="Chen Eric" w:date="2016-02-12T12:58:00Z" w:initials="CE">
    <w:p w14:paraId="2C2E295B" w14:textId="463DB72A" w:rsidR="00AB7756" w:rsidRDefault="00AB7756">
      <w:pPr>
        <w:pStyle w:val="a4"/>
      </w:pPr>
      <w:r>
        <w:rPr>
          <w:rStyle w:val="aa"/>
        </w:rPr>
        <w:annotationRef/>
      </w:r>
      <w:r>
        <w:rPr>
          <w:rFonts w:hint="eastAsia"/>
        </w:rPr>
        <w:t>已经按照要求修改参考文献并加入链接</w:t>
      </w:r>
      <w:r w:rsidR="002A018F">
        <w:rPr>
          <w:rFonts w:hint="eastAsia"/>
        </w:rPr>
        <w:t>和引用贵刊文献</w:t>
      </w:r>
      <w:bookmarkStart w:id="33" w:name="_GoBack"/>
      <w:bookmarkEnd w:id="33"/>
      <w:r>
        <w:rPr>
          <w:rFonts w:hint="eastAsia"/>
        </w:rPr>
        <w:t>，谢谢。</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B69B7A" w15:done="0"/>
  <w15:commentEx w15:paraId="64777AAC" w15:done="0"/>
  <w15:commentEx w15:paraId="10E83C1C" w15:done="0"/>
  <w15:commentEx w15:paraId="56AA1324" w15:done="0"/>
  <w15:commentEx w15:paraId="55AD332E" w15:done="0"/>
  <w15:commentEx w15:paraId="0FCA0809" w15:done="0"/>
  <w15:commentEx w15:paraId="2C2E295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257A08"/>
    <w:multiLevelType w:val="multilevel"/>
    <w:tmpl w:val="23257A08"/>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en Eric">
    <w15:presenceInfo w15:providerId="Windows Live" w15:userId="a24c22fced367b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005"/>
    <w:rsid w:val="000022CF"/>
    <w:rsid w:val="00005ECA"/>
    <w:rsid w:val="000218B1"/>
    <w:rsid w:val="000358CE"/>
    <w:rsid w:val="00050CB9"/>
    <w:rsid w:val="0005342F"/>
    <w:rsid w:val="00070035"/>
    <w:rsid w:val="00075390"/>
    <w:rsid w:val="000A38EB"/>
    <w:rsid w:val="000B13B2"/>
    <w:rsid w:val="000B1E0A"/>
    <w:rsid w:val="000C0154"/>
    <w:rsid w:val="000C7FF4"/>
    <w:rsid w:val="000E7F4C"/>
    <w:rsid w:val="000F1ACB"/>
    <w:rsid w:val="001377B5"/>
    <w:rsid w:val="0016590E"/>
    <w:rsid w:val="0017262A"/>
    <w:rsid w:val="00187453"/>
    <w:rsid w:val="00190C26"/>
    <w:rsid w:val="00191F2C"/>
    <w:rsid w:val="0019224E"/>
    <w:rsid w:val="001A5B75"/>
    <w:rsid w:val="001C63B9"/>
    <w:rsid w:val="001D2E11"/>
    <w:rsid w:val="001F0D91"/>
    <w:rsid w:val="001F21E8"/>
    <w:rsid w:val="00214C22"/>
    <w:rsid w:val="002200F1"/>
    <w:rsid w:val="00223C46"/>
    <w:rsid w:val="002353CC"/>
    <w:rsid w:val="00260198"/>
    <w:rsid w:val="00267CF2"/>
    <w:rsid w:val="00281095"/>
    <w:rsid w:val="00284EE1"/>
    <w:rsid w:val="002A018F"/>
    <w:rsid w:val="002A3FD6"/>
    <w:rsid w:val="002B6F4F"/>
    <w:rsid w:val="002C43AA"/>
    <w:rsid w:val="002D7137"/>
    <w:rsid w:val="002E029B"/>
    <w:rsid w:val="002F7EBF"/>
    <w:rsid w:val="0030219F"/>
    <w:rsid w:val="00304FFE"/>
    <w:rsid w:val="00336C85"/>
    <w:rsid w:val="00342F88"/>
    <w:rsid w:val="00354DD1"/>
    <w:rsid w:val="00357887"/>
    <w:rsid w:val="003809CE"/>
    <w:rsid w:val="00381105"/>
    <w:rsid w:val="00390A2E"/>
    <w:rsid w:val="003C3B47"/>
    <w:rsid w:val="003E6EBB"/>
    <w:rsid w:val="00413A40"/>
    <w:rsid w:val="00423ACD"/>
    <w:rsid w:val="00431046"/>
    <w:rsid w:val="00434205"/>
    <w:rsid w:val="00434D87"/>
    <w:rsid w:val="00440D00"/>
    <w:rsid w:val="00461CA3"/>
    <w:rsid w:val="00474288"/>
    <w:rsid w:val="00490C5A"/>
    <w:rsid w:val="004C371B"/>
    <w:rsid w:val="00504179"/>
    <w:rsid w:val="00507318"/>
    <w:rsid w:val="0052524B"/>
    <w:rsid w:val="00543290"/>
    <w:rsid w:val="00560BED"/>
    <w:rsid w:val="005715AE"/>
    <w:rsid w:val="00585A28"/>
    <w:rsid w:val="00585B66"/>
    <w:rsid w:val="00591CF3"/>
    <w:rsid w:val="005A6385"/>
    <w:rsid w:val="005A7DE3"/>
    <w:rsid w:val="005B3712"/>
    <w:rsid w:val="005D0BCA"/>
    <w:rsid w:val="005D14F4"/>
    <w:rsid w:val="005D3CEA"/>
    <w:rsid w:val="005E1A84"/>
    <w:rsid w:val="005F22DA"/>
    <w:rsid w:val="005F3BF0"/>
    <w:rsid w:val="0060138E"/>
    <w:rsid w:val="00602016"/>
    <w:rsid w:val="00607761"/>
    <w:rsid w:val="00610D0F"/>
    <w:rsid w:val="00620437"/>
    <w:rsid w:val="00623D22"/>
    <w:rsid w:val="00631302"/>
    <w:rsid w:val="006376D6"/>
    <w:rsid w:val="00684BFA"/>
    <w:rsid w:val="006C6E77"/>
    <w:rsid w:val="006E236B"/>
    <w:rsid w:val="006F37C7"/>
    <w:rsid w:val="00722863"/>
    <w:rsid w:val="00723874"/>
    <w:rsid w:val="00727ACC"/>
    <w:rsid w:val="007376B3"/>
    <w:rsid w:val="007437C7"/>
    <w:rsid w:val="0074458D"/>
    <w:rsid w:val="007463B7"/>
    <w:rsid w:val="0075149F"/>
    <w:rsid w:val="00761A76"/>
    <w:rsid w:val="007769E7"/>
    <w:rsid w:val="007B785A"/>
    <w:rsid w:val="007C39A2"/>
    <w:rsid w:val="007E1F53"/>
    <w:rsid w:val="00813CCD"/>
    <w:rsid w:val="008174FD"/>
    <w:rsid w:val="00830490"/>
    <w:rsid w:val="00834287"/>
    <w:rsid w:val="00837413"/>
    <w:rsid w:val="00840B26"/>
    <w:rsid w:val="008B3868"/>
    <w:rsid w:val="008C2171"/>
    <w:rsid w:val="008D5F2D"/>
    <w:rsid w:val="008E5FE0"/>
    <w:rsid w:val="008F4C21"/>
    <w:rsid w:val="00912EE7"/>
    <w:rsid w:val="009150D7"/>
    <w:rsid w:val="009156D6"/>
    <w:rsid w:val="00936460"/>
    <w:rsid w:val="00963530"/>
    <w:rsid w:val="00965635"/>
    <w:rsid w:val="00976411"/>
    <w:rsid w:val="00985C39"/>
    <w:rsid w:val="00986EA6"/>
    <w:rsid w:val="00990E0A"/>
    <w:rsid w:val="009B7DAE"/>
    <w:rsid w:val="009C27F2"/>
    <w:rsid w:val="009D054F"/>
    <w:rsid w:val="009D5C23"/>
    <w:rsid w:val="009E25EB"/>
    <w:rsid w:val="009F1C5A"/>
    <w:rsid w:val="00A060C3"/>
    <w:rsid w:val="00A14309"/>
    <w:rsid w:val="00A209FE"/>
    <w:rsid w:val="00A24946"/>
    <w:rsid w:val="00A4019B"/>
    <w:rsid w:val="00A43075"/>
    <w:rsid w:val="00A47120"/>
    <w:rsid w:val="00A74298"/>
    <w:rsid w:val="00A82BD6"/>
    <w:rsid w:val="00AB7756"/>
    <w:rsid w:val="00AD246C"/>
    <w:rsid w:val="00AD5E09"/>
    <w:rsid w:val="00AD5E44"/>
    <w:rsid w:val="00AF100D"/>
    <w:rsid w:val="00B06515"/>
    <w:rsid w:val="00B073EC"/>
    <w:rsid w:val="00B143EC"/>
    <w:rsid w:val="00B6675D"/>
    <w:rsid w:val="00B67005"/>
    <w:rsid w:val="00BA053C"/>
    <w:rsid w:val="00BA7329"/>
    <w:rsid w:val="00BC4577"/>
    <w:rsid w:val="00BE668A"/>
    <w:rsid w:val="00C018BB"/>
    <w:rsid w:val="00C10416"/>
    <w:rsid w:val="00C142C3"/>
    <w:rsid w:val="00C41BE7"/>
    <w:rsid w:val="00C452A3"/>
    <w:rsid w:val="00C5492F"/>
    <w:rsid w:val="00C56201"/>
    <w:rsid w:val="00C936CA"/>
    <w:rsid w:val="00CB31E4"/>
    <w:rsid w:val="00CC4841"/>
    <w:rsid w:val="00CE05C3"/>
    <w:rsid w:val="00CE401D"/>
    <w:rsid w:val="00D0382D"/>
    <w:rsid w:val="00D130B8"/>
    <w:rsid w:val="00D14355"/>
    <w:rsid w:val="00D208B1"/>
    <w:rsid w:val="00D321EB"/>
    <w:rsid w:val="00D51A33"/>
    <w:rsid w:val="00D67579"/>
    <w:rsid w:val="00D74635"/>
    <w:rsid w:val="00D81C5D"/>
    <w:rsid w:val="00D831FF"/>
    <w:rsid w:val="00DC7684"/>
    <w:rsid w:val="00DC7CA6"/>
    <w:rsid w:val="00DD0F5C"/>
    <w:rsid w:val="00DF6994"/>
    <w:rsid w:val="00E01010"/>
    <w:rsid w:val="00E10DF8"/>
    <w:rsid w:val="00E7167C"/>
    <w:rsid w:val="00E74458"/>
    <w:rsid w:val="00E75F43"/>
    <w:rsid w:val="00E7676A"/>
    <w:rsid w:val="00E90FA9"/>
    <w:rsid w:val="00EB2AE0"/>
    <w:rsid w:val="00EC35ED"/>
    <w:rsid w:val="00EC6E15"/>
    <w:rsid w:val="00EF61A7"/>
    <w:rsid w:val="00F21F3E"/>
    <w:rsid w:val="00F238B0"/>
    <w:rsid w:val="00F272D2"/>
    <w:rsid w:val="00F448B9"/>
    <w:rsid w:val="00F530E3"/>
    <w:rsid w:val="00F62F8D"/>
    <w:rsid w:val="00F9463A"/>
    <w:rsid w:val="00FB063C"/>
    <w:rsid w:val="00FB5839"/>
    <w:rsid w:val="00FD0E58"/>
    <w:rsid w:val="00FE51F3"/>
    <w:rsid w:val="00FF17FC"/>
    <w:rsid w:val="00FF6922"/>
    <w:rsid w:val="74AE34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B700CCF"/>
  <w15:docId w15:val="{02E60346-14B8-434F-9892-A5B1A96BC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cs="黑体"/>
      <w:kern w:val="2"/>
      <w:sz w:val="21"/>
      <w:szCs w:val="22"/>
    </w:rPr>
  </w:style>
  <w:style w:type="paragraph" w:styleId="1">
    <w:name w:val="heading 1"/>
    <w:basedOn w:val="a"/>
    <w:next w:val="a"/>
    <w:link w:val="1Char"/>
    <w:qFormat/>
    <w:pPr>
      <w:keepNext/>
      <w:keepLines/>
      <w:spacing w:before="397" w:after="397"/>
      <w:ind w:left="425" w:hanging="137"/>
      <w:jc w:val="left"/>
      <w:outlineLvl w:val="0"/>
    </w:pPr>
    <w:rPr>
      <w:rFonts w:ascii="宋体" w:hAnsi="宋体"/>
      <w:bCs/>
      <w:kern w:val="44"/>
      <w:sz w:val="44"/>
      <w:szCs w:val="44"/>
    </w:rPr>
  </w:style>
  <w:style w:type="paragraph" w:styleId="2">
    <w:name w:val="heading 2"/>
    <w:basedOn w:val="a"/>
    <w:next w:val="a"/>
    <w:link w:val="2Char"/>
    <w:qFormat/>
    <w:pPr>
      <w:keepNext/>
      <w:keepLines/>
      <w:spacing w:before="397" w:after="397"/>
      <w:outlineLvl w:val="1"/>
    </w:pPr>
    <w:rPr>
      <w:rFonts w:eastAsia="黑体"/>
      <w:bCs/>
      <w:sz w:val="28"/>
      <w:szCs w:val="32"/>
    </w:rPr>
  </w:style>
  <w:style w:type="paragraph" w:styleId="3">
    <w:name w:val="heading 3"/>
    <w:basedOn w:val="a"/>
    <w:next w:val="a"/>
    <w:link w:val="3Char"/>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pPr>
      <w:jc w:val="left"/>
    </w:pPr>
  </w:style>
  <w:style w:type="paragraph" w:styleId="a5">
    <w:name w:val="Balloon Text"/>
    <w:basedOn w:val="a"/>
    <w:link w:val="Char1"/>
    <w:uiPriority w:val="99"/>
    <w:unhideWhenUsed/>
    <w:rPr>
      <w:sz w:val="18"/>
      <w:szCs w:val="18"/>
    </w:rPr>
  </w:style>
  <w:style w:type="paragraph" w:styleId="a6">
    <w:name w:val="Title"/>
    <w:basedOn w:val="a"/>
    <w:next w:val="a"/>
    <w:link w:val="Char2"/>
    <w:uiPriority w:val="10"/>
    <w:qFormat/>
    <w:pPr>
      <w:spacing w:before="240" w:after="60"/>
      <w:jc w:val="center"/>
      <w:outlineLvl w:val="0"/>
    </w:pPr>
    <w:rPr>
      <w:rFonts w:ascii="Calibri Light" w:hAnsi="Calibri Light"/>
      <w:b/>
      <w:bCs/>
      <w:sz w:val="32"/>
      <w:szCs w:val="32"/>
    </w:rPr>
  </w:style>
  <w:style w:type="character" w:styleId="a7">
    <w:name w:val="FollowedHyperlink"/>
    <w:basedOn w:val="a0"/>
    <w:uiPriority w:val="99"/>
    <w:unhideWhenUsed/>
    <w:rPr>
      <w:color w:val="954F72"/>
      <w:u w:val="single"/>
    </w:rPr>
  </w:style>
  <w:style w:type="character" w:styleId="a8">
    <w:name w:val="line number"/>
    <w:basedOn w:val="a0"/>
    <w:uiPriority w:val="99"/>
    <w:unhideWhenUsed/>
  </w:style>
  <w:style w:type="character" w:styleId="a9">
    <w:name w:val="Hyperlink"/>
    <w:basedOn w:val="a0"/>
    <w:uiPriority w:val="99"/>
    <w:unhideWhenUsed/>
    <w:rPr>
      <w:color w:val="0563C1"/>
      <w:u w:val="single"/>
    </w:rPr>
  </w:style>
  <w:style w:type="character" w:styleId="aa">
    <w:name w:val="annotation reference"/>
    <w:basedOn w:val="a0"/>
    <w:uiPriority w:val="99"/>
    <w:unhideWhenUsed/>
    <w:rPr>
      <w:sz w:val="21"/>
      <w:szCs w:val="21"/>
    </w:rPr>
  </w:style>
  <w:style w:type="paragraph" w:customStyle="1" w:styleId="ab">
    <w:name w:val="论文"/>
    <w:basedOn w:val="a"/>
    <w:link w:val="Char3"/>
    <w:qFormat/>
  </w:style>
  <w:style w:type="paragraph" w:customStyle="1" w:styleId="1111">
    <w:name w:val="1.1.1.1"/>
    <w:basedOn w:val="3"/>
    <w:next w:val="3"/>
    <w:link w:val="1111Char"/>
    <w:qFormat/>
    <w:pPr>
      <w:spacing w:before="397" w:after="397" w:line="240" w:lineRule="auto"/>
      <w:ind w:rightChars="100" w:right="210"/>
    </w:pPr>
    <w:rPr>
      <w:b w:val="0"/>
      <w:sz w:val="24"/>
    </w:rPr>
  </w:style>
  <w:style w:type="paragraph" w:customStyle="1" w:styleId="10">
    <w:name w:val="修订1"/>
    <w:hidden/>
    <w:uiPriority w:val="99"/>
    <w:semiHidden/>
    <w:rPr>
      <w:rFonts w:cs="黑体"/>
      <w:kern w:val="2"/>
      <w:sz w:val="21"/>
      <w:szCs w:val="22"/>
    </w:rPr>
  </w:style>
  <w:style w:type="paragraph" w:customStyle="1" w:styleId="11">
    <w:name w:val="列出段落1"/>
    <w:basedOn w:val="a"/>
    <w:uiPriority w:val="34"/>
    <w:qFormat/>
    <w:pPr>
      <w:ind w:firstLineChars="200" w:firstLine="420"/>
    </w:pPr>
    <w:rPr>
      <w:rFonts w:ascii="Calibri" w:hAnsi="Calibri"/>
    </w:rPr>
  </w:style>
  <w:style w:type="paragraph" w:customStyle="1" w:styleId="ac">
    <w:name w:val="四号黑体"/>
    <w:basedOn w:val="a"/>
    <w:link w:val="Char4"/>
    <w:qFormat/>
    <w:pPr>
      <w:jc w:val="center"/>
    </w:pPr>
    <w:rPr>
      <w:rFonts w:eastAsia="黑体" w:hAnsi="宋体" w:cs="Times New Roman"/>
      <w:sz w:val="28"/>
    </w:rPr>
  </w:style>
  <w:style w:type="character" w:customStyle="1" w:styleId="3Char">
    <w:name w:val="标题 3 Char"/>
    <w:basedOn w:val="a0"/>
    <w:link w:val="3"/>
    <w:uiPriority w:val="9"/>
    <w:semiHidden/>
    <w:rPr>
      <w:b/>
      <w:bCs/>
      <w:sz w:val="32"/>
      <w:szCs w:val="32"/>
    </w:rPr>
  </w:style>
  <w:style w:type="character" w:customStyle="1" w:styleId="1Char">
    <w:name w:val="标题 1 Char"/>
    <w:basedOn w:val="a0"/>
    <w:link w:val="1"/>
    <w:rPr>
      <w:rFonts w:ascii="宋体" w:eastAsia="宋体" w:hAnsi="宋体"/>
      <w:bCs/>
      <w:kern w:val="44"/>
      <w:sz w:val="44"/>
      <w:szCs w:val="44"/>
    </w:rPr>
  </w:style>
  <w:style w:type="character" w:customStyle="1" w:styleId="2Char">
    <w:name w:val="标题 2 Char"/>
    <w:basedOn w:val="a0"/>
    <w:link w:val="2"/>
    <w:rPr>
      <w:rFonts w:ascii="Times New Roman" w:eastAsia="黑体" w:hAnsi="Times New Roman"/>
      <w:bCs/>
      <w:sz w:val="28"/>
      <w:szCs w:val="32"/>
    </w:rPr>
  </w:style>
  <w:style w:type="character" w:customStyle="1" w:styleId="Char3">
    <w:name w:val="论文 Char"/>
    <w:basedOn w:val="a0"/>
    <w:link w:val="ab"/>
    <w:rPr>
      <w:rFonts w:ascii="Times New Roman" w:hAnsi="Times New Roman"/>
    </w:rPr>
  </w:style>
  <w:style w:type="character" w:customStyle="1" w:styleId="1111Char">
    <w:name w:val="1.1.1.1 Char"/>
    <w:basedOn w:val="3Char"/>
    <w:link w:val="1111"/>
    <w:rPr>
      <w:rFonts w:ascii="Times New Roman" w:eastAsia="宋体" w:hAnsi="Times New Roman"/>
      <w:b w:val="0"/>
      <w:bCs/>
      <w:sz w:val="24"/>
      <w:szCs w:val="32"/>
    </w:rPr>
  </w:style>
  <w:style w:type="character" w:customStyle="1" w:styleId="Char0">
    <w:name w:val="批注文字 Char"/>
    <w:basedOn w:val="a0"/>
    <w:link w:val="a4"/>
    <w:uiPriority w:val="99"/>
    <w:semiHidden/>
    <w:rPr>
      <w:rFonts w:ascii="Times New Roman" w:hAnsi="Times New Roman"/>
    </w:rPr>
  </w:style>
  <w:style w:type="character" w:customStyle="1" w:styleId="Char">
    <w:name w:val="批注主题 Char"/>
    <w:basedOn w:val="Char0"/>
    <w:link w:val="a3"/>
    <w:uiPriority w:val="99"/>
    <w:semiHidden/>
    <w:rPr>
      <w:rFonts w:ascii="Times New Roman" w:hAnsi="Times New Roman"/>
      <w:b/>
      <w:bCs/>
    </w:rPr>
  </w:style>
  <w:style w:type="character" w:customStyle="1" w:styleId="Char1">
    <w:name w:val="批注框文本 Char"/>
    <w:basedOn w:val="a0"/>
    <w:link w:val="a5"/>
    <w:uiPriority w:val="99"/>
    <w:semiHidden/>
    <w:rPr>
      <w:rFonts w:ascii="Times New Roman" w:hAnsi="Times New Roman"/>
      <w:sz w:val="18"/>
      <w:szCs w:val="18"/>
    </w:rPr>
  </w:style>
  <w:style w:type="character" w:customStyle="1" w:styleId="Char4">
    <w:name w:val="四号黑体 Char"/>
    <w:basedOn w:val="a0"/>
    <w:link w:val="ac"/>
    <w:rPr>
      <w:rFonts w:ascii="Times New Roman" w:eastAsia="黑体" w:hAnsi="宋体" w:cs="Times New Roman"/>
      <w:sz w:val="28"/>
    </w:rPr>
  </w:style>
  <w:style w:type="character" w:customStyle="1" w:styleId="Char2">
    <w:name w:val="标题 Char"/>
    <w:basedOn w:val="a0"/>
    <w:link w:val="a6"/>
    <w:uiPriority w:val="10"/>
    <w:rPr>
      <w:rFonts w:ascii="Calibri Light" w:eastAsia="宋体" w:hAnsi="Calibri Light" w:cs="黑体"/>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hyperlink" Target="http://bioinformatics.psb.ugent.be/plaza/" TargetMode="Externa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yperlink" Target="http://www.ricearray.org/"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www.allergome.org/&#65289;&#20013;&#30340;&#24050;&#30693;&#27700;&#31291;&#36807;&#25935;&#28304;&#34507;&#30333;&#20849;46" TargetMode="External"/><Relationship Id="rId19" Type="http://schemas.openxmlformats.org/officeDocument/2006/relationships/hyperlink" Target="http://pfam.xfam.org/" TargetMode="External"/><Relationship Id="rId4" Type="http://schemas.openxmlformats.org/officeDocument/2006/relationships/styles" Target="styles.xml"/><Relationship Id="rId9" Type="http://schemas.openxmlformats.org/officeDocument/2006/relationships/hyperlink" Target="mailto:xujie3000@sjtu.edu.cn"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5CB864-90B1-4023-9FBC-6AE05DAAB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17</Pages>
  <Words>15497</Words>
  <Characters>88338</Characters>
  <Application>Microsoft Office Word</Application>
  <DocSecurity>0</DocSecurity>
  <Lines>736</Lines>
  <Paragraphs>207</Paragraphs>
  <ScaleCrop>false</ScaleCrop>
  <Company>Windows User</Company>
  <LinksUpToDate>false</LinksUpToDate>
  <CharactersWithSpaces>103628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研究报告</dc:title>
  <dc:creator>Chen Eric</dc:creator>
  <cp:lastModifiedBy>Chen Eric</cp:lastModifiedBy>
  <cp:revision>8</cp:revision>
  <dcterms:created xsi:type="dcterms:W3CDTF">2016-02-12T05:03:00Z</dcterms:created>
  <dcterms:modified xsi:type="dcterms:W3CDTF">2016-02-12T05:47:00Z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kevolinchen@gmail.com@www.mendeley.com</vt:lpwstr>
  </property>
  <property fmtid="{D5CDD505-2E9C-101B-9397-08002B2CF9AE}" pid="4" name="Mendeley Citation Style_1">
    <vt:lpwstr>http://www.zotero.org/styles/journal-of-plant-physiology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http://www.zotero.org/styles/chinese-gb7714-1987-numeric</vt:lpwstr>
  </property>
  <property fmtid="{D5CDD505-2E9C-101B-9397-08002B2CF9AE}" pid="10" name="Mendeley Recent Style Name 2_1">
    <vt:lpwstr>Chinese Std GB/T 7714-1987 (numeric, Chinese)</vt:lpwstr>
  </property>
  <property fmtid="{D5CDD505-2E9C-101B-9397-08002B2CF9AE}" pid="11" name="Mendeley Recent Style Id 3_1">
    <vt:lpwstr>http://www.zotero.org/styles/chinese-gb7714-2005-author-date</vt:lpwstr>
  </property>
  <property fmtid="{D5CDD505-2E9C-101B-9397-08002B2CF9AE}" pid="12" name="Mendeley Recent Style Name 3_1">
    <vt:lpwstr>Chinese Std GB/T 7714-2005 (author-date, Chinese)</vt:lpwstr>
  </property>
  <property fmtid="{D5CDD505-2E9C-101B-9397-08002B2CF9AE}" pid="13" name="Mendeley Recent Style Id 4_1">
    <vt:lpwstr>http://www.zotero.org/styles/chinese-gb7714-2005-numeric</vt:lpwstr>
  </property>
  <property fmtid="{D5CDD505-2E9C-101B-9397-08002B2CF9AE}" pid="14" name="Mendeley Recent Style Name 4_1">
    <vt:lpwstr>Chinese Std GB/T 7714-2005 (numeric, Chinese)</vt:lpwstr>
  </property>
  <property fmtid="{D5CDD505-2E9C-101B-9397-08002B2CF9AE}" pid="15" name="Mendeley Recent Style Id 5_1">
    <vt:lpwstr>http://www.zotero.org/styles/developmental-biology</vt:lpwstr>
  </property>
  <property fmtid="{D5CDD505-2E9C-101B-9397-08002B2CF9AE}" pid="16" name="Mendeley Recent Style Name 5_1">
    <vt:lpwstr>Developmental Biology</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http://www.zotero.org/styles/journal-of-plant-physiology</vt:lpwstr>
  </property>
  <property fmtid="{D5CDD505-2E9C-101B-9397-08002B2CF9AE}" pid="22" name="Mendeley Recent Style Name 8_1">
    <vt:lpwstr>Journal of Plant Physiology</vt:lpwstr>
  </property>
  <property fmtid="{D5CDD505-2E9C-101B-9397-08002B2CF9AE}" pid="23" name="Mendeley Recent Style Id 9_1">
    <vt:lpwstr>http://www.zotero.org/styles/science-bulletin</vt:lpwstr>
  </property>
  <property fmtid="{D5CDD505-2E9C-101B-9397-08002B2CF9AE}" pid="24" name="Mendeley Recent Style Name 9_1">
    <vt:lpwstr>Science Bulletin</vt:lpwstr>
  </property>
  <property fmtid="{D5CDD505-2E9C-101B-9397-08002B2CF9AE}" pid="25" name="KSOProductBuildVer">
    <vt:lpwstr>2052-9.1.0.4867</vt:lpwstr>
  </property>
</Properties>
</file>